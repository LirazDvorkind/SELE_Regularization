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70F37" w14:textId="77777777" w:rsidR="00CF1B6B" w:rsidRPr="00CF1B6B" w:rsidRDefault="00CF1B6B" w:rsidP="00CF1B6B">
      <w:pPr>
        <w:pStyle w:val="Heading1"/>
        <w:numPr>
          <w:ilvl w:val="0"/>
          <w:numId w:val="20"/>
        </w:numPr>
        <w:spacing w:before="240" w:after="200"/>
        <w:rPr>
          <w:rFonts w:ascii="Calibri" w:hAnsi="Calibri" w:cs="Calibri"/>
          <w:color w:val="000000" w:themeColor="text1"/>
        </w:rPr>
      </w:pPr>
      <w:r w:rsidRPr="00CF1B6B">
        <w:rPr>
          <w:rFonts w:ascii="Calibri" w:hAnsi="Calibri" w:cs="Calibri"/>
          <w:color w:val="000000" w:themeColor="text1"/>
        </w:rPr>
        <w:t>Abstract</w:t>
      </w:r>
    </w:p>
    <w:p w14:paraId="60531F54" w14:textId="6BB49C8F" w:rsidR="00CF1B6B" w:rsidRDefault="00CF1B6B" w:rsidP="00F04F87">
      <w:pPr>
        <w:spacing w:before="240"/>
        <w:jc w:val="both"/>
      </w:pPr>
      <w:r>
        <w:rPr>
          <w:rFonts w:ascii="Segoe UI" w:hAnsi="Segoe UI" w:cs="Segoe UI"/>
          <w:color w:val="0B0B0B"/>
          <w:sz w:val="23"/>
          <w:szCs w:val="23"/>
        </w:rPr>
        <w:t>Minority-carrier diffusion length and surface recombination velocity set the upper bound on the performance of photovoltaic and light-emitting devices, making their quantitative, non-destructive characterization essential for developing new materials and device architectures. In this work we introduce a method for extracting the minority-carrier diffusion length and ranking surface recombination velocity directly from wavelength-dependent steady-state photoluminescence maps combined with ellipsometry-based optical modeling. We derive a closed-form analytical expression for the photoluminescence signal as a function of excitation and emission wavelength, reflecting how the excitation wavelength sets the depth at which carriers are generated within the sample. Fitting this expression to full excitation–emission photoluminescence maps, we show that a single diffusion length parameter consistently reproduces the measured wavelength dependence across wafers of different semiconductor materials. A complementary surface recombination velocity index, derived from the ratio of the photoluminescence signal at a shallow and a deep excitation wavelength, is shown analytically to retain sensitivity to surface recombination independent of the bulk transport parameters. As a demonstration, the index is applied to track the evolution of a freshly etched semiconductor surface, capturing the gradual passivation associated with native oxide regrowth. Both quantities follow from how the photoluminescence signal varies with wavelength rather than from its absolute magnitude, so the method requires no auxiliary current, voltage, lifetime, or doping measurement.</w:t>
      </w:r>
    </w:p>
    <w:p w14:paraId="4698A714" w14:textId="7A0EFDE3" w:rsidR="00BA1594" w:rsidRPr="00803481" w:rsidRDefault="00BA1594" w:rsidP="008420D0">
      <w:pPr>
        <w:pStyle w:val="Heading1"/>
        <w:numPr>
          <w:ilvl w:val="0"/>
          <w:numId w:val="20"/>
        </w:numPr>
        <w:spacing w:before="240" w:after="200"/>
        <w:rPr>
          <w:rFonts w:ascii="Calibri" w:hAnsi="Calibri" w:cs="Calibri"/>
          <w:color w:val="000000" w:themeColor="text1"/>
          <w:lang w:bidi="he-IL"/>
        </w:rPr>
      </w:pPr>
      <w:commentRangeStart w:id="0"/>
      <w:r w:rsidRPr="00803481">
        <w:rPr>
          <w:rFonts w:ascii="Calibri" w:hAnsi="Calibri" w:cs="Calibri"/>
          <w:color w:val="000000" w:themeColor="text1"/>
        </w:rPr>
        <w:t>Introduction</w:t>
      </w:r>
      <w:r w:rsidR="00A25AFF">
        <w:rPr>
          <w:rFonts w:ascii="Calibri" w:hAnsi="Calibri" w:cs="Calibri"/>
          <w:color w:val="000000" w:themeColor="text1"/>
          <w:lang w:bidi="he-IL"/>
        </w:rPr>
        <w:t xml:space="preserve"> </w:t>
      </w:r>
      <w:commentRangeEnd w:id="0"/>
      <w:r w:rsidR="001D312B" w:rsidRPr="00803481">
        <w:rPr>
          <w:rStyle w:val="CommentReference"/>
          <w:rFonts w:ascii="Calibri" w:hAnsi="Calibri" w:cs="Calibri"/>
          <w:color w:val="000000" w:themeColor="text1"/>
          <w:sz w:val="28"/>
          <w:szCs w:val="28"/>
          <w:lang w:bidi="he-IL"/>
        </w:rPr>
        <w:commentReference w:id="0"/>
      </w:r>
    </w:p>
    <w:p w14:paraId="694E7E2F" w14:textId="77777777" w:rsidR="00BA1594" w:rsidRPr="00803481" w:rsidRDefault="00BA1594" w:rsidP="00BA1594">
      <w:pPr>
        <w:jc w:val="both"/>
        <w:rPr>
          <w:rFonts w:ascii="Calibri" w:hAnsi="Calibri" w:cs="Calibri"/>
          <w:color w:val="000000" w:themeColor="text1"/>
        </w:rPr>
      </w:pPr>
      <w:r w:rsidRPr="00803481">
        <w:rPr>
          <w:rFonts w:ascii="Calibri" w:hAnsi="Calibri" w:cs="Calibri"/>
          <w:color w:val="000000" w:themeColor="text1"/>
          <w:sz w:val="24"/>
          <w:szCs w:val="24"/>
        </w:rPr>
        <w:t>Minority-carrier diffusion length and surface recombination velocity set the upper bound on photovoltaic and light-emitting device efficiency.</w:t>
      </w:r>
      <w:r>
        <w:rPr>
          <w:rFonts w:ascii="Calibri" w:hAnsi="Calibri" w:cs="Calibri"/>
          <w:color w:val="000000" w:themeColor="text1"/>
          <w:sz w:val="24"/>
          <w:szCs w:val="24"/>
        </w:rPr>
        <w:t xml:space="preserve"> This performance ceiling arises because only carriers that reach a device’s collecting junction before recombining contribute to its output: the diffusion length sets how far carriers can travel before recombining in the bulk, and the surface recombination velocity sets how quickly they are lost at an interface.</w:t>
      </w:r>
      <w:r w:rsidRPr="00803481">
        <w:rPr>
          <w:rFonts w:ascii="Calibri" w:hAnsi="Calibri" w:cs="Calibri"/>
          <w:color w:val="000000" w:themeColor="text1"/>
          <w:sz w:val="24"/>
          <w:szCs w:val="24"/>
        </w:rPr>
        <w:t xml:space="preserve"> Rapid, non-destructive, low-overhead characterization of these parameters is essential for developing new materials and device architectures.</w:t>
      </w:r>
    </w:p>
    <w:p w14:paraId="2E61B79D" w14:textId="77777777" w:rsidR="009874AC" w:rsidRDefault="00000000">
      <w:pPr>
        <w:jc w:val="both"/>
        <w:rPr>
          <w:rFonts w:ascii="Calibri" w:hAnsi="Calibri" w:cs="Calibri"/>
          <w:color w:val="000000" w:themeColor="text1"/>
        </w:rPr>
      </w:pPr>
      <w:r>
        <w:rPr>
          <w:rFonts w:ascii="Calibri" w:hAnsi="Calibri" w:cs="Calibri"/>
          <w:color w:val="000000" w:themeColor="text1"/>
          <w:sz w:val="24"/>
          <w:szCs w:val="24"/>
        </w:rPr>
        <w:t>Under operating conditions, photo-generated carriers that are not extracted as current instead recombine — through bulk or surface defect states, or radiatively — and the resulting photons are either reabsorbed within the material (photon recycling) or escape as photoluminescence (PL) [</w:t>
      </w:r>
      <w:commentRangeStart w:id="1"/>
      <w:r>
        <w:rPr>
          <w:rFonts w:ascii="Calibri" w:hAnsi="Calibri" w:cs="Calibri"/>
          <w:color w:val="000000" w:themeColor="text1"/>
          <w:sz w:val="24"/>
          <w:szCs w:val="24"/>
        </w:rPr>
        <w:t>16</w:t>
      </w:r>
      <w:commentRangeEnd w:id="1"/>
      <w:r w:rsidR="008420D0">
        <w:rPr>
          <w:rStyle w:val="CommentReference"/>
          <w:rFonts w:ascii="Calibri" w:hAnsi="Calibri" w:cs="Calibri"/>
          <w:color w:val="000000" w:themeColor="text1"/>
          <w:sz w:val="24"/>
          <w:szCs w:val="24"/>
        </w:rPr>
        <w:commentReference w:id="1"/>
      </w:r>
      <w:r>
        <w:rPr>
          <w:rFonts w:ascii="Calibri" w:hAnsi="Calibri" w:cs="Calibri"/>
          <w:color w:val="000000" w:themeColor="text1"/>
          <w:sz w:val="24"/>
          <w:szCs w:val="24"/>
        </w:rPr>
        <w:t>]. Photoluminescence is therefore t</w:t>
      </w:r>
      <w:commentRangeStart w:id="2"/>
      <w:r>
        <w:rPr>
          <w:rFonts w:ascii="Calibri" w:hAnsi="Calibri" w:cs="Calibri"/>
          <w:color w:val="000000" w:themeColor="text1"/>
          <w:sz w:val="24"/>
          <w:szCs w:val="24"/>
        </w:rPr>
        <w:t xml:space="preserve">he emitted counterpart </w:t>
      </w:r>
      <w:r>
        <w:rPr>
          <w:rFonts w:ascii="Calibri" w:hAnsi="Calibri" w:cs="Calibri"/>
          <w:color w:val="000000" w:themeColor="text1"/>
          <w:sz w:val="24"/>
          <w:szCs w:val="24"/>
        </w:rPr>
        <w:lastRenderedPageBreak/>
        <w:t>of the same recombination processes that limit a device’s collected photocurrent,</w:t>
      </w:r>
      <w:commentRangeEnd w:id="2"/>
      <w:r w:rsidR="008420D0">
        <w:rPr>
          <w:rStyle w:val="CommentReference"/>
          <w:rFonts w:ascii="Calibri" w:hAnsi="Calibri" w:cs="Calibri"/>
          <w:color w:val="000000" w:themeColor="text1"/>
          <w:sz w:val="24"/>
          <w:szCs w:val="24"/>
        </w:rPr>
        <w:commentReference w:id="2"/>
      </w:r>
      <w:r>
        <w:rPr>
          <w:rFonts w:ascii="Calibri" w:hAnsi="Calibri" w:cs="Calibri"/>
          <w:color w:val="000000" w:themeColor="text1"/>
          <w:sz w:val="24"/>
          <w:szCs w:val="24"/>
        </w:rPr>
        <w:t xml:space="preserve"> making it a natural, contactless optical probe of those processes.</w:t>
      </w:r>
    </w:p>
    <w:p w14:paraId="034BBBB4" w14:textId="19AC8BD8" w:rsidR="00BA1594" w:rsidRPr="00803481" w:rsidRDefault="00BA1594" w:rsidP="00BA1594">
      <w:pPr>
        <w:jc w:val="both"/>
        <w:rPr>
          <w:rFonts w:ascii="Calibri" w:hAnsi="Calibri" w:cs="Calibri"/>
          <w:color w:val="000000" w:themeColor="text1"/>
        </w:rPr>
      </w:pPr>
      <w:r w:rsidRPr="00803481">
        <w:rPr>
          <w:rFonts w:ascii="Calibri" w:hAnsi="Calibri" w:cs="Calibri"/>
          <w:color w:val="000000" w:themeColor="text1"/>
          <w:sz w:val="24"/>
          <w:szCs w:val="24"/>
        </w:rPr>
        <w:t>The literature offers several routes to</w:t>
      </w:r>
      <w:r>
        <w:rPr>
          <w:rFonts w:ascii="Calibri" w:hAnsi="Calibri" w:cs="Calibri"/>
          <w:color w:val="000000" w:themeColor="text1"/>
          <w:sz w:val="24"/>
          <w:szCs w:val="24"/>
        </w:rPr>
        <w:t xml:space="preserve"> extract </w:t>
      </w:r>
      <w:r w:rsidRPr="00803481">
        <w:rPr>
          <w:rFonts w:ascii="Calibri" w:hAnsi="Calibri" w:cs="Calibri"/>
          <w:color w:val="000000" w:themeColor="text1"/>
          <w:sz w:val="24"/>
          <w:szCs w:val="24"/>
        </w:rPr>
        <w:t xml:space="preserve">diffusion length or surface recombination velocity from </w:t>
      </w:r>
      <w:commentRangeStart w:id="3"/>
      <w:commentRangeStart w:id="4"/>
      <w:r w:rsidRPr="00803481">
        <w:rPr>
          <w:rFonts w:ascii="Calibri" w:hAnsi="Calibri" w:cs="Calibri"/>
          <w:color w:val="000000" w:themeColor="text1"/>
          <w:sz w:val="24"/>
          <w:szCs w:val="24"/>
        </w:rPr>
        <w:t xml:space="preserve">photoluminescence </w:t>
      </w:r>
      <w:commentRangeEnd w:id="3"/>
      <w:r w:rsidR="00857A61" w:rsidRPr="00803481">
        <w:rPr>
          <w:rStyle w:val="CommentReference"/>
          <w:rFonts w:ascii="Calibri" w:hAnsi="Calibri" w:cs="Calibri"/>
          <w:color w:val="000000" w:themeColor="text1"/>
          <w:sz w:val="24"/>
          <w:szCs w:val="24"/>
        </w:rPr>
        <w:commentReference w:id="3"/>
      </w:r>
      <w:commentRangeEnd w:id="4"/>
      <w:r w:rsidR="00441809" w:rsidRPr="00803481">
        <w:rPr>
          <w:rStyle w:val="CommentReference"/>
          <w:rFonts w:ascii="Calibri" w:hAnsi="Calibri" w:cs="Calibri"/>
          <w:color w:val="000000" w:themeColor="text1"/>
          <w:sz w:val="24"/>
          <w:szCs w:val="24"/>
        </w:rPr>
        <w:commentReference w:id="4"/>
      </w:r>
      <w:r w:rsidRPr="00803481">
        <w:rPr>
          <w:rFonts w:ascii="Calibri" w:hAnsi="Calibri" w:cs="Calibri"/>
          <w:color w:val="000000" w:themeColor="text1"/>
          <w:sz w:val="24"/>
          <w:szCs w:val="24"/>
        </w:rPr>
        <w:t xml:space="preserve">and related optical measurements. </w:t>
      </w:r>
      <w:r w:rsidR="00BD5AB5" w:rsidRPr="00803481">
        <w:rPr>
          <w:rFonts w:ascii="Calibri" w:hAnsi="Calibri" w:cs="Calibri"/>
          <w:color w:val="000000" w:themeColor="text1"/>
          <w:sz w:val="24"/>
          <w:szCs w:val="24"/>
          <w:rtl/>
          <w:lang w:bidi="he-IL"/>
        </w:rPr>
        <w:fldChar w:fldCharType="begin"/>
      </w:r>
      <w:r w:rsidR="00BD5AB5" w:rsidRPr="00803481">
        <w:rPr>
          <w:rFonts w:ascii="Calibri" w:hAnsi="Calibri" w:cs="Calibri"/>
          <w:color w:val="000000" w:themeColor="text1"/>
          <w:sz w:val="24"/>
          <w:szCs w:val="24"/>
        </w:rPr>
        <w:instrText xml:space="preserve"> REF _Ref237862617 \r \h </w:instrText>
      </w:r>
      <w:r w:rsidR="00803481">
        <w:rPr>
          <w:rFonts w:ascii="Calibri" w:hAnsi="Calibri" w:cs="Calibri"/>
          <w:color w:val="000000" w:themeColor="text1"/>
          <w:sz w:val="24"/>
          <w:szCs w:val="24"/>
          <w:rtl/>
          <w:lang w:bidi="he-IL"/>
        </w:rPr>
        <w:instrText xml:space="preserve"> \* </w:instrText>
      </w:r>
      <w:r w:rsidR="00803481">
        <w:rPr>
          <w:rFonts w:ascii="Calibri" w:hAnsi="Calibri" w:cs="Calibri"/>
          <w:color w:val="000000" w:themeColor="text1"/>
          <w:sz w:val="24"/>
          <w:szCs w:val="24"/>
          <w:lang w:bidi="he-IL"/>
        </w:rPr>
        <w:instrText>MERGEFORMAT</w:instrText>
      </w:r>
      <w:r w:rsidR="00803481">
        <w:rPr>
          <w:rFonts w:ascii="Calibri" w:hAnsi="Calibri" w:cs="Calibri"/>
          <w:color w:val="000000" w:themeColor="text1"/>
          <w:sz w:val="24"/>
          <w:szCs w:val="24"/>
          <w:rtl/>
          <w:lang w:bidi="he-IL"/>
        </w:rPr>
        <w:instrText xml:space="preserve"> </w:instrText>
      </w:r>
      <w:r w:rsidR="00BD5AB5" w:rsidRPr="00803481">
        <w:rPr>
          <w:rFonts w:ascii="Calibri" w:hAnsi="Calibri" w:cs="Calibri"/>
          <w:color w:val="000000" w:themeColor="text1"/>
          <w:sz w:val="24"/>
          <w:szCs w:val="24"/>
          <w:rtl/>
          <w:lang w:bidi="he-IL"/>
        </w:rPr>
      </w:r>
      <w:r w:rsidR="00BD5AB5" w:rsidRPr="00803481">
        <w:rPr>
          <w:rFonts w:ascii="Calibri" w:hAnsi="Calibri" w:cs="Calibri"/>
          <w:color w:val="000000" w:themeColor="text1"/>
          <w:sz w:val="24"/>
          <w:szCs w:val="24"/>
          <w:rtl/>
          <w:lang w:bidi="he-IL"/>
        </w:rPr>
        <w:fldChar w:fldCharType="separate"/>
      </w:r>
      <w:r w:rsidR="00BD5AB5" w:rsidRPr="00803481">
        <w:rPr>
          <w:rFonts w:ascii="Calibri" w:hAnsi="Calibri" w:cs="Calibri"/>
          <w:color w:val="000000" w:themeColor="text1"/>
          <w:sz w:val="24"/>
          <w:szCs w:val="24"/>
          <w:rtl/>
          <w:lang w:bidi="he-IL"/>
        </w:rPr>
        <w:fldChar w:fldCharType="end"/>
      </w:r>
      <w:r w:rsidR="00BD5AB5" w:rsidRPr="00803481">
        <w:rPr>
          <w:rFonts w:ascii="Calibri" w:hAnsi="Calibri" w:cs="Calibri"/>
          <w:color w:val="000000" w:themeColor="text1"/>
          <w:sz w:val="24"/>
          <w:szCs w:val="24"/>
        </w:rPr>
        <w:fldChar w:fldCharType="begin"/>
      </w:r>
      <w:r w:rsidR="00BD5AB5" w:rsidRPr="00803481">
        <w:rPr>
          <w:rFonts w:ascii="Calibri" w:hAnsi="Calibri" w:cs="Calibri"/>
          <w:color w:val="000000" w:themeColor="text1"/>
          <w:sz w:val="24"/>
          <w:szCs w:val="24"/>
        </w:rPr>
        <w:instrText xml:space="preserve"> REF _Ref237862730 \r \h </w:instrText>
      </w:r>
      <w:r w:rsidR="00803481">
        <w:rPr>
          <w:rFonts w:ascii="Calibri" w:hAnsi="Calibri" w:cs="Calibri"/>
          <w:color w:val="000000" w:themeColor="text1"/>
          <w:sz w:val="24"/>
          <w:szCs w:val="24"/>
        </w:rPr>
        <w:instrText xml:space="preserve"> \* MERGEFORMAT </w:instrText>
      </w:r>
      <w:r w:rsidR="00BD5AB5" w:rsidRPr="00803481">
        <w:rPr>
          <w:rFonts w:ascii="Calibri" w:hAnsi="Calibri" w:cs="Calibri"/>
          <w:color w:val="000000" w:themeColor="text1"/>
          <w:sz w:val="24"/>
          <w:szCs w:val="24"/>
        </w:rPr>
      </w:r>
      <w:r w:rsidR="00BD5AB5" w:rsidRPr="00803481">
        <w:rPr>
          <w:rFonts w:ascii="Calibri" w:hAnsi="Calibri" w:cs="Calibri"/>
          <w:color w:val="000000" w:themeColor="text1"/>
          <w:sz w:val="24"/>
          <w:szCs w:val="24"/>
        </w:rPr>
        <w:fldChar w:fldCharType="separate"/>
      </w:r>
      <w:r w:rsidR="00BD5AB5" w:rsidRPr="00803481">
        <w:rPr>
          <w:rFonts w:ascii="Calibri" w:hAnsi="Calibri" w:cs="Calibri"/>
          <w:color w:val="000000" w:themeColor="text1"/>
          <w:sz w:val="24"/>
          <w:szCs w:val="24"/>
        </w:rPr>
        <w:fldChar w:fldCharType="end"/>
      </w:r>
      <w:r w:rsidR="00BD5AB5" w:rsidRPr="00803481">
        <w:rPr>
          <w:rFonts w:ascii="Calibri" w:hAnsi="Calibri" w:cs="Calibri"/>
          <w:color w:val="000000" w:themeColor="text1"/>
          <w:sz w:val="24"/>
          <w:szCs w:val="24"/>
        </w:rPr>
        <w:fldChar w:fldCharType="begin"/>
      </w:r>
      <w:r w:rsidR="00BD5AB5" w:rsidRPr="00803481">
        <w:rPr>
          <w:rFonts w:ascii="Calibri" w:hAnsi="Calibri" w:cs="Calibri"/>
          <w:color w:val="000000" w:themeColor="text1"/>
          <w:sz w:val="24"/>
          <w:szCs w:val="24"/>
        </w:rPr>
        <w:instrText xml:space="preserve"> REF _Ref237862740 \r \h </w:instrText>
      </w:r>
      <w:r w:rsidR="00803481">
        <w:rPr>
          <w:rFonts w:ascii="Calibri" w:hAnsi="Calibri" w:cs="Calibri"/>
          <w:color w:val="000000" w:themeColor="text1"/>
          <w:sz w:val="24"/>
          <w:szCs w:val="24"/>
        </w:rPr>
        <w:instrText xml:space="preserve"> \* MERGEFORMAT </w:instrText>
      </w:r>
      <w:r w:rsidR="00BD5AB5" w:rsidRPr="00803481">
        <w:rPr>
          <w:rFonts w:ascii="Calibri" w:hAnsi="Calibri" w:cs="Calibri"/>
          <w:color w:val="000000" w:themeColor="text1"/>
          <w:sz w:val="24"/>
          <w:szCs w:val="24"/>
        </w:rPr>
      </w:r>
      <w:r w:rsidR="00BD5AB5" w:rsidRPr="00803481">
        <w:rPr>
          <w:rFonts w:ascii="Calibri" w:hAnsi="Calibri" w:cs="Calibri"/>
          <w:color w:val="000000" w:themeColor="text1"/>
          <w:sz w:val="24"/>
          <w:szCs w:val="24"/>
        </w:rPr>
        <w:fldChar w:fldCharType="separate"/>
      </w:r>
      <w:r w:rsidR="00BD5AB5" w:rsidRPr="00803481">
        <w:rPr>
          <w:rFonts w:ascii="Calibri" w:hAnsi="Calibri" w:cs="Calibri"/>
          <w:color w:val="000000" w:themeColor="text1"/>
          <w:sz w:val="24"/>
          <w:szCs w:val="24"/>
        </w:rPr>
        <w:fldChar w:fldCharType="end"/>
      </w:r>
      <w:r w:rsidR="00BD5AB5" w:rsidRPr="00803481">
        <w:rPr>
          <w:rFonts w:ascii="Calibri" w:hAnsi="Calibri" w:cs="Calibri"/>
          <w:color w:val="000000" w:themeColor="text1"/>
          <w:sz w:val="24"/>
          <w:szCs w:val="24"/>
        </w:rPr>
        <w:fldChar w:fldCharType="begin"/>
      </w:r>
      <w:r w:rsidR="00BD5AB5" w:rsidRPr="00803481">
        <w:rPr>
          <w:rFonts w:ascii="Calibri" w:hAnsi="Calibri" w:cs="Calibri"/>
          <w:color w:val="000000" w:themeColor="text1"/>
          <w:sz w:val="24"/>
          <w:szCs w:val="24"/>
        </w:rPr>
        <w:instrText xml:space="preserve"> REF _Ref237862749 \r \h </w:instrText>
      </w:r>
      <w:r w:rsidR="00803481">
        <w:rPr>
          <w:rFonts w:ascii="Calibri" w:hAnsi="Calibri" w:cs="Calibri"/>
          <w:color w:val="000000" w:themeColor="text1"/>
          <w:sz w:val="24"/>
          <w:szCs w:val="24"/>
        </w:rPr>
        <w:instrText xml:space="preserve"> \* MERGEFORMAT </w:instrText>
      </w:r>
      <w:r w:rsidR="00BD5AB5" w:rsidRPr="00803481">
        <w:rPr>
          <w:rFonts w:ascii="Calibri" w:hAnsi="Calibri" w:cs="Calibri"/>
          <w:color w:val="000000" w:themeColor="text1"/>
          <w:sz w:val="24"/>
          <w:szCs w:val="24"/>
        </w:rPr>
      </w:r>
      <w:r w:rsidR="00BD5AB5" w:rsidRPr="00803481">
        <w:rPr>
          <w:rFonts w:ascii="Calibri" w:hAnsi="Calibri" w:cs="Calibri"/>
          <w:color w:val="000000" w:themeColor="text1"/>
          <w:sz w:val="24"/>
          <w:szCs w:val="24"/>
        </w:rPr>
        <w:fldChar w:fldCharType="separate"/>
      </w:r>
      <w:r w:rsidR="00BD5AB5" w:rsidRPr="00803481">
        <w:rPr>
          <w:rFonts w:ascii="Calibri" w:hAnsi="Calibri" w:cs="Calibri"/>
          <w:color w:val="000000" w:themeColor="text1"/>
          <w:sz w:val="24"/>
          <w:szCs w:val="24"/>
        </w:rPr>
        <w:fldChar w:fldCharType="end"/>
      </w:r>
      <w:r w:rsidR="00BD5AB5" w:rsidRPr="00803481">
        <w:rPr>
          <w:rFonts w:ascii="Calibri" w:hAnsi="Calibri" w:cs="Calibri"/>
          <w:color w:val="000000" w:themeColor="text1"/>
          <w:sz w:val="24"/>
          <w:szCs w:val="24"/>
        </w:rPr>
        <w:fldChar w:fldCharType="begin"/>
      </w:r>
      <w:r w:rsidR="00BD5AB5" w:rsidRPr="00803481">
        <w:rPr>
          <w:rFonts w:ascii="Calibri" w:hAnsi="Calibri" w:cs="Calibri"/>
          <w:color w:val="000000" w:themeColor="text1"/>
          <w:sz w:val="24"/>
          <w:szCs w:val="24"/>
        </w:rPr>
        <w:instrText xml:space="preserve"> REF _Ref237862757 \r \h </w:instrText>
      </w:r>
      <w:r w:rsidR="00803481">
        <w:rPr>
          <w:rFonts w:ascii="Calibri" w:hAnsi="Calibri" w:cs="Calibri"/>
          <w:color w:val="000000" w:themeColor="text1"/>
          <w:sz w:val="24"/>
          <w:szCs w:val="24"/>
        </w:rPr>
        <w:instrText xml:space="preserve"> \* MERGEFORMAT </w:instrText>
      </w:r>
      <w:r w:rsidR="00BD5AB5" w:rsidRPr="00803481">
        <w:rPr>
          <w:rFonts w:ascii="Calibri" w:hAnsi="Calibri" w:cs="Calibri"/>
          <w:color w:val="000000" w:themeColor="text1"/>
          <w:sz w:val="24"/>
          <w:szCs w:val="24"/>
        </w:rPr>
      </w:r>
      <w:r w:rsidR="00BD5AB5" w:rsidRPr="00803481">
        <w:rPr>
          <w:rFonts w:ascii="Calibri" w:hAnsi="Calibri" w:cs="Calibri"/>
          <w:color w:val="000000" w:themeColor="text1"/>
          <w:sz w:val="24"/>
          <w:szCs w:val="24"/>
        </w:rPr>
        <w:fldChar w:fldCharType="separate"/>
      </w:r>
      <w:r w:rsidR="00BD5AB5" w:rsidRPr="00803481">
        <w:rPr>
          <w:rFonts w:ascii="Calibri" w:hAnsi="Calibri" w:cs="Calibri"/>
          <w:color w:val="000000" w:themeColor="text1"/>
          <w:sz w:val="24"/>
          <w:szCs w:val="24"/>
        </w:rPr>
        <w:fldChar w:fldCharType="end"/>
      </w:r>
      <w:del w:id="5" w:author="Zohara Ben Meir" w:date="2026-09-04T12:21:00Z">
        <w:r w:rsidRPr="00803481">
          <w:rPr>
            <w:rFonts w:ascii="Calibri" w:hAnsi="Calibri" w:cs="Calibri"/>
            <w:color w:val="000000" w:themeColor="text1"/>
            <w:sz w:val="24"/>
            <w:szCs w:val="24"/>
          </w:rPr>
          <w:delText>.</w:delText>
        </w:r>
      </w:del>
      <w:commentRangeStart w:id="6"/>
      <w:r>
        <w:rPr>
          <w:rFonts w:ascii="Calibri" w:hAnsi="Calibri" w:cs="Calibri"/>
          <w:color w:val="000000" w:themeColor="text1"/>
          <w:sz w:val="24"/>
          <w:szCs w:val="24"/>
        </w:rPr>
        <w:t xml:space="preserve">One method measures the ratio of PL intensities excited at two different wavelengths and converts it into diffusion length through a PL-efficiency relation parametrized by the sample’s doping and trap density [1]. The formula’s coefficients are parametrized by doping: the PL-efficiency relation used to convert the measured ratio into a diffusion length depends on the sample’s known doping level. </w:t>
      </w:r>
      <w:commentRangeEnd w:id="6"/>
      <w:r w:rsidR="00441809">
        <w:rPr>
          <w:rStyle w:val="CommentReference"/>
          <w:rFonts w:ascii="Calibri" w:hAnsi="Calibri" w:cs="Calibri"/>
          <w:color w:val="000000" w:themeColor="text1"/>
          <w:sz w:val="24"/>
          <w:szCs w:val="24"/>
        </w:rPr>
        <w:commentReference w:id="6"/>
      </w:r>
      <w:r>
        <w:rPr>
          <w:rFonts w:ascii="Calibri" w:hAnsi="Calibri" w:cs="Calibri"/>
          <w:color w:val="000000" w:themeColor="text1"/>
          <w:sz w:val="24"/>
          <w:szCs w:val="24"/>
        </w:rPr>
        <w:t xml:space="preserve">A related technique instead obtains an effective diffusion length from the ratio of photoluminescence signals measured under open-circuit and short-circuit conditions on a solar cell [2]. A different class of methods forms the ratio not from two excitation wavelengths but from two luminescence images taken with different spectral filters, giving spatially resolved diffusion length maps that are also less sensitive to lateral voltage variations than single-image techniques [3]. A related approach avoids taking a ratio altogether: a single steady-state PL </w:t>
      </w:r>
      <w:commentRangeStart w:id="7"/>
      <w:r>
        <w:rPr>
          <w:rFonts w:ascii="Calibri" w:hAnsi="Calibri" w:cs="Calibri"/>
          <w:color w:val="000000" w:themeColor="text1"/>
          <w:sz w:val="24"/>
          <w:szCs w:val="24"/>
        </w:rPr>
        <w:t>image is inverted directly</w:t>
      </w:r>
      <w:commentRangeEnd w:id="7"/>
      <w:r w:rsidR="00A242B1">
        <w:rPr>
          <w:rStyle w:val="CommentReference"/>
          <w:rFonts w:ascii="Calibri" w:hAnsi="Calibri" w:cs="Calibri"/>
          <w:color w:val="000000" w:themeColor="text1"/>
          <w:sz w:val="24"/>
          <w:szCs w:val="24"/>
        </w:rPr>
        <w:commentReference w:id="7"/>
      </w:r>
      <w:r>
        <w:rPr>
          <w:rFonts w:ascii="Calibri" w:hAnsi="Calibri" w:cs="Calibri"/>
          <w:color w:val="000000" w:themeColor="text1"/>
          <w:sz w:val="24"/>
          <w:szCs w:val="24"/>
        </w:rPr>
        <w:t xml:space="preserve"> for the excess-carrier density profile using known front- and back-surface recombination velocity boundary conditions, from which the diffusion length is extracted [4]. A</w:t>
      </w:r>
      <w:commentRangeStart w:id="8"/>
      <w:r>
        <w:rPr>
          <w:rFonts w:ascii="Calibri" w:hAnsi="Calibri" w:cs="Calibri"/>
          <w:color w:val="000000" w:themeColor="text1"/>
          <w:sz w:val="24"/>
          <w:szCs w:val="24"/>
        </w:rPr>
        <w:t xml:space="preserve"> related, PL-only technique instead infers</w:t>
      </w:r>
      <w:r w:rsidR="00A242B1">
        <w:rPr>
          <w:rFonts w:ascii="Calibri" w:hAnsi="Calibri" w:cs="Calibri"/>
          <w:color w:val="000000" w:themeColor="text1"/>
          <w:sz w:val="24"/>
          <w:szCs w:val="24"/>
        </w:rPr>
        <w:t xml:space="preserve"> </w:t>
      </w:r>
      <w:ins w:id="9" w:author="Gideon Segev" w:date="2026-09-15T16:43:00Z" w16du:dateUtc="2026-09-15T23:43:00Z">
        <w:r w:rsidR="00A242B1">
          <w:rPr>
            <w:rFonts w:ascii="Calibri" w:hAnsi="Calibri" w:cs="Calibri"/>
            <w:color w:val="000000" w:themeColor="text1"/>
            <w:sz w:val="24"/>
            <w:szCs w:val="24"/>
          </w:rPr>
          <w:t>the</w:t>
        </w:r>
      </w:ins>
      <w:r>
        <w:rPr>
          <w:rFonts w:ascii="Calibri" w:hAnsi="Calibri" w:cs="Calibri"/>
          <w:color w:val="000000" w:themeColor="text1"/>
          <w:sz w:val="24"/>
          <w:szCs w:val="24"/>
        </w:rPr>
        <w:t xml:space="preserve"> diffusion length from how PL efficiency depends on doping density</w:t>
      </w:r>
      <w:commentRangeEnd w:id="8"/>
      <w:r w:rsidR="00441809">
        <w:rPr>
          <w:rStyle w:val="CommentReference"/>
          <w:rFonts w:ascii="Calibri" w:hAnsi="Calibri" w:cs="Calibri"/>
          <w:color w:val="000000" w:themeColor="text1"/>
          <w:sz w:val="24"/>
          <w:szCs w:val="24"/>
        </w:rPr>
        <w:commentReference w:id="8"/>
      </w:r>
      <w:r>
        <w:rPr>
          <w:rFonts w:ascii="Calibri" w:hAnsi="Calibri" w:cs="Calibri"/>
          <w:color w:val="000000" w:themeColor="text1"/>
          <w:sz w:val="24"/>
          <w:szCs w:val="24"/>
        </w:rPr>
        <w:t>, using a beveled or angle-lapped sample to obtain a depth profile rather than a wavelength-resolved measurement [5].</w:t>
      </w:r>
      <w:r w:rsidRPr="00803481">
        <w:rPr>
          <w:rFonts w:ascii="Calibri" w:hAnsi="Calibri" w:cs="Calibri"/>
          <w:color w:val="000000" w:themeColor="text1"/>
          <w:sz w:val="24"/>
          <w:szCs w:val="24"/>
        </w:rPr>
        <w:t xml:space="preserve"> </w:t>
      </w:r>
      <w:commentRangeStart w:id="10"/>
      <w:r w:rsidRPr="00803481">
        <w:rPr>
          <w:rFonts w:ascii="Calibri" w:hAnsi="Calibri" w:cs="Calibri"/>
          <w:color w:val="000000" w:themeColor="text1"/>
          <w:sz w:val="24"/>
          <w:szCs w:val="24"/>
        </w:rPr>
        <w:t>Outside PL</w:t>
      </w:r>
      <w:commentRangeEnd w:id="10"/>
      <w:r w:rsidR="00441809" w:rsidRPr="00803481">
        <w:rPr>
          <w:rStyle w:val="CommentReference"/>
          <w:rFonts w:ascii="Calibri" w:hAnsi="Calibri" w:cs="Calibri"/>
          <w:color w:val="000000" w:themeColor="text1"/>
          <w:sz w:val="24"/>
          <w:szCs w:val="24"/>
        </w:rPr>
        <w:commentReference w:id="10"/>
      </w:r>
      <w:r w:rsidRPr="00803481">
        <w:rPr>
          <w:rFonts w:ascii="Calibri" w:hAnsi="Calibri" w:cs="Calibri"/>
          <w:color w:val="000000" w:themeColor="text1"/>
          <w:sz w:val="24"/>
          <w:szCs w:val="24"/>
        </w:rPr>
        <w:t xml:space="preserve">, surface photovoltage methods extract </w:t>
      </w:r>
      <w:ins w:id="11" w:author="Gideon Segev" w:date="2026-09-15T16:45:00Z" w16du:dateUtc="2026-09-15T23:45:00Z">
        <w:r w:rsidR="00A242B1">
          <w:rPr>
            <w:rFonts w:ascii="Calibri" w:hAnsi="Calibri" w:cs="Calibri"/>
            <w:color w:val="000000" w:themeColor="text1"/>
            <w:sz w:val="24"/>
            <w:szCs w:val="24"/>
          </w:rPr>
          <w:t xml:space="preserve">the </w:t>
        </w:r>
      </w:ins>
      <w:r w:rsidRPr="00803481">
        <w:rPr>
          <w:rFonts w:ascii="Calibri" w:hAnsi="Calibri" w:cs="Calibri"/>
          <w:color w:val="000000" w:themeColor="text1"/>
          <w:sz w:val="24"/>
          <w:szCs w:val="24"/>
        </w:rPr>
        <w:t xml:space="preserve">diffusion length from a </w:t>
      </w:r>
      <w:commentRangeStart w:id="12"/>
      <w:r w:rsidRPr="00803481">
        <w:rPr>
          <w:rFonts w:ascii="Calibri" w:hAnsi="Calibri" w:cs="Calibri"/>
          <w:color w:val="000000" w:themeColor="text1"/>
          <w:sz w:val="24"/>
          <w:szCs w:val="24"/>
        </w:rPr>
        <w:t xml:space="preserve">single linear-intercept extrapolation of the photovoltage spectrum </w:t>
      </w:r>
      <w:r w:rsidR="00BD5AB5" w:rsidRPr="00803481">
        <w:rPr>
          <w:rFonts w:ascii="Calibri" w:hAnsi="Calibri" w:cs="Calibri"/>
          <w:color w:val="000000" w:themeColor="text1"/>
          <w:sz w:val="24"/>
          <w:szCs w:val="24"/>
        </w:rPr>
        <w:fldChar w:fldCharType="begin"/>
      </w:r>
      <w:r w:rsidR="00BD5AB5" w:rsidRPr="00803481">
        <w:rPr>
          <w:rFonts w:ascii="Calibri" w:hAnsi="Calibri" w:cs="Calibri"/>
          <w:color w:val="000000" w:themeColor="text1"/>
          <w:sz w:val="24"/>
          <w:szCs w:val="24"/>
        </w:rPr>
        <w:instrText xml:space="preserve"> REF _Ref237862775 \r \h </w:instrText>
      </w:r>
      <w:r w:rsidR="00803481">
        <w:rPr>
          <w:rFonts w:ascii="Calibri" w:hAnsi="Calibri" w:cs="Calibri"/>
          <w:color w:val="000000" w:themeColor="text1"/>
          <w:sz w:val="24"/>
          <w:szCs w:val="24"/>
        </w:rPr>
        <w:instrText xml:space="preserve"> \* MERGEFORMAT </w:instrText>
      </w:r>
      <w:r w:rsidR="00BD5AB5" w:rsidRPr="00803481">
        <w:rPr>
          <w:rFonts w:ascii="Calibri" w:hAnsi="Calibri" w:cs="Calibri"/>
          <w:color w:val="000000" w:themeColor="text1"/>
          <w:sz w:val="24"/>
          <w:szCs w:val="24"/>
        </w:rPr>
      </w:r>
      <w:r w:rsidR="00BD5AB5" w:rsidRPr="00803481">
        <w:rPr>
          <w:rFonts w:ascii="Calibri" w:hAnsi="Calibri" w:cs="Calibri"/>
          <w:color w:val="000000" w:themeColor="text1"/>
          <w:sz w:val="24"/>
          <w:szCs w:val="24"/>
        </w:rPr>
        <w:fldChar w:fldCharType="separate"/>
      </w:r>
      <w:r w:rsidR="003C2E42" w:rsidRPr="00803481">
        <w:rPr>
          <w:rFonts w:ascii="Calibri" w:hAnsi="Calibri" w:cs="Calibri"/>
          <w:color w:val="000000" w:themeColor="text1"/>
          <w:sz w:val="24"/>
          <w:szCs w:val="24"/>
          <w:cs/>
        </w:rPr>
        <w:t>‎</w:t>
      </w:r>
      <w:r w:rsidR="003C2E42" w:rsidRPr="00803481">
        <w:rPr>
          <w:rFonts w:ascii="Calibri" w:hAnsi="Calibri" w:cs="Calibri"/>
          <w:color w:val="000000" w:themeColor="text1"/>
          <w:sz w:val="24"/>
          <w:szCs w:val="24"/>
        </w:rPr>
        <w:t>[6]</w:t>
      </w:r>
      <w:r w:rsidR="00BD5AB5" w:rsidRPr="00803481">
        <w:rPr>
          <w:rFonts w:ascii="Calibri" w:hAnsi="Calibri" w:cs="Calibri"/>
          <w:color w:val="000000" w:themeColor="text1"/>
          <w:sz w:val="24"/>
          <w:szCs w:val="24"/>
        </w:rPr>
        <w:fldChar w:fldCharType="end"/>
      </w:r>
      <w:r w:rsidRPr="00803481">
        <w:rPr>
          <w:rFonts w:ascii="Calibri" w:hAnsi="Calibri" w:cs="Calibri"/>
          <w:color w:val="000000" w:themeColor="text1"/>
          <w:sz w:val="24"/>
          <w:szCs w:val="24"/>
        </w:rPr>
        <w:t>, and spatial micro</w:t>
      </w:r>
      <w:r w:rsidR="00596728">
        <w:rPr>
          <w:rFonts w:ascii="Calibri" w:hAnsi="Calibri" w:cs="Calibri"/>
          <w:color w:val="000000" w:themeColor="text1"/>
          <w:sz w:val="24"/>
          <w:szCs w:val="24"/>
        </w:rPr>
        <w:t>-</w:t>
      </w:r>
      <w:r w:rsidRPr="00803481">
        <w:rPr>
          <w:rFonts w:ascii="Calibri" w:hAnsi="Calibri" w:cs="Calibri"/>
          <w:color w:val="000000" w:themeColor="text1"/>
          <w:sz w:val="24"/>
          <w:szCs w:val="24"/>
        </w:rPr>
        <w:t>photoluminescence profiling versus excitation position</w:t>
      </w:r>
      <w:commentRangeEnd w:id="12"/>
      <w:r w:rsidR="00441809" w:rsidRPr="00803481">
        <w:rPr>
          <w:rStyle w:val="CommentReference"/>
          <w:rFonts w:ascii="Calibri" w:hAnsi="Calibri" w:cs="Calibri"/>
          <w:color w:val="000000" w:themeColor="text1"/>
          <w:sz w:val="24"/>
          <w:szCs w:val="24"/>
        </w:rPr>
        <w:commentReference w:id="12"/>
      </w:r>
      <w:r w:rsidRPr="00803481">
        <w:rPr>
          <w:rFonts w:ascii="Calibri" w:hAnsi="Calibri" w:cs="Calibri"/>
          <w:color w:val="000000" w:themeColor="text1"/>
          <w:sz w:val="24"/>
          <w:szCs w:val="24"/>
        </w:rPr>
        <w:t xml:space="preserve">, rather than excitation wavelength, similarly yields diffusion length </w:t>
      </w:r>
      <w:r w:rsidR="00BD5AB5" w:rsidRPr="00803481">
        <w:rPr>
          <w:rFonts w:ascii="Calibri" w:hAnsi="Calibri" w:cs="Calibri"/>
          <w:color w:val="000000" w:themeColor="text1"/>
          <w:sz w:val="24"/>
          <w:szCs w:val="24"/>
        </w:rPr>
        <w:fldChar w:fldCharType="begin"/>
      </w:r>
      <w:r w:rsidR="00BD5AB5" w:rsidRPr="00803481">
        <w:rPr>
          <w:rFonts w:ascii="Calibri" w:hAnsi="Calibri" w:cs="Calibri"/>
          <w:color w:val="000000" w:themeColor="text1"/>
          <w:sz w:val="24"/>
          <w:szCs w:val="24"/>
        </w:rPr>
        <w:instrText xml:space="preserve"> REF _Ref237862782 \r \h </w:instrText>
      </w:r>
      <w:r w:rsidR="00803481">
        <w:rPr>
          <w:rFonts w:ascii="Calibri" w:hAnsi="Calibri" w:cs="Calibri"/>
          <w:color w:val="000000" w:themeColor="text1"/>
          <w:sz w:val="24"/>
          <w:szCs w:val="24"/>
        </w:rPr>
        <w:instrText xml:space="preserve"> \* MERGEFORMAT </w:instrText>
      </w:r>
      <w:r w:rsidR="00BD5AB5" w:rsidRPr="00803481">
        <w:rPr>
          <w:rFonts w:ascii="Calibri" w:hAnsi="Calibri" w:cs="Calibri"/>
          <w:color w:val="000000" w:themeColor="text1"/>
          <w:sz w:val="24"/>
          <w:szCs w:val="24"/>
        </w:rPr>
      </w:r>
      <w:r w:rsidR="00BD5AB5" w:rsidRPr="00803481">
        <w:rPr>
          <w:rFonts w:ascii="Calibri" w:hAnsi="Calibri" w:cs="Calibri"/>
          <w:color w:val="000000" w:themeColor="text1"/>
          <w:sz w:val="24"/>
          <w:szCs w:val="24"/>
        </w:rPr>
        <w:fldChar w:fldCharType="separate"/>
      </w:r>
      <w:r w:rsidR="003C2E42" w:rsidRPr="00803481">
        <w:rPr>
          <w:rFonts w:ascii="Calibri" w:hAnsi="Calibri" w:cs="Calibri"/>
          <w:color w:val="000000" w:themeColor="text1"/>
          <w:sz w:val="24"/>
          <w:szCs w:val="24"/>
          <w:cs/>
        </w:rPr>
        <w:t>‎</w:t>
      </w:r>
      <w:r w:rsidR="003C2E42" w:rsidRPr="00803481">
        <w:rPr>
          <w:rFonts w:ascii="Calibri" w:hAnsi="Calibri" w:cs="Calibri"/>
          <w:color w:val="000000" w:themeColor="text1"/>
          <w:sz w:val="24"/>
          <w:szCs w:val="24"/>
        </w:rPr>
        <w:t>[7]</w:t>
      </w:r>
      <w:r w:rsidR="00BD5AB5" w:rsidRPr="00803481">
        <w:rPr>
          <w:rFonts w:ascii="Calibri" w:hAnsi="Calibri" w:cs="Calibri"/>
          <w:color w:val="000000" w:themeColor="text1"/>
          <w:sz w:val="24"/>
          <w:szCs w:val="24"/>
        </w:rPr>
        <w:fldChar w:fldCharType="end"/>
      </w:r>
      <w:r w:rsidRPr="00803481">
        <w:rPr>
          <w:rFonts w:ascii="Calibri" w:hAnsi="Calibri" w:cs="Calibri"/>
          <w:color w:val="000000" w:themeColor="text1"/>
          <w:sz w:val="24"/>
          <w:szCs w:val="24"/>
        </w:rPr>
        <w:t>.</w:t>
      </w:r>
      <w:commentRangeStart w:id="13"/>
      <w:r w:rsidR="00BD5AB5" w:rsidRPr="00803481">
        <w:rPr>
          <w:rFonts w:ascii="Calibri" w:hAnsi="Calibri" w:cs="Calibri"/>
          <w:color w:val="000000" w:themeColor="text1"/>
          <w:sz w:val="24"/>
          <w:szCs w:val="24"/>
        </w:rPr>
        <w:fldChar w:fldCharType="begin"/>
      </w:r>
      <w:r w:rsidR="00BD5AB5" w:rsidRPr="00803481">
        <w:rPr>
          <w:rFonts w:ascii="Calibri" w:hAnsi="Calibri" w:cs="Calibri"/>
          <w:color w:val="000000" w:themeColor="text1"/>
          <w:sz w:val="24"/>
          <w:szCs w:val="24"/>
        </w:rPr>
        <w:instrText xml:space="preserve"> REF _Ref237862788 \r \h </w:instrText>
      </w:r>
      <w:r w:rsidR="00803481">
        <w:rPr>
          <w:rFonts w:ascii="Calibri" w:hAnsi="Calibri" w:cs="Calibri"/>
          <w:color w:val="000000" w:themeColor="text1"/>
          <w:sz w:val="24"/>
          <w:szCs w:val="24"/>
        </w:rPr>
        <w:instrText xml:space="preserve"> \* MERGEFORMAT </w:instrText>
      </w:r>
      <w:r w:rsidR="00BD5AB5" w:rsidRPr="00803481">
        <w:rPr>
          <w:rFonts w:ascii="Calibri" w:hAnsi="Calibri" w:cs="Calibri"/>
          <w:color w:val="000000" w:themeColor="text1"/>
          <w:sz w:val="24"/>
          <w:szCs w:val="24"/>
        </w:rPr>
      </w:r>
      <w:r w:rsidR="00BD5AB5" w:rsidRPr="00803481">
        <w:rPr>
          <w:rFonts w:ascii="Calibri" w:hAnsi="Calibri" w:cs="Calibri"/>
          <w:color w:val="000000" w:themeColor="text1"/>
          <w:sz w:val="24"/>
          <w:szCs w:val="24"/>
        </w:rPr>
        <w:fldChar w:fldCharType="separate"/>
      </w:r>
      <w:r w:rsidR="00BD5AB5" w:rsidRPr="00803481">
        <w:rPr>
          <w:rFonts w:ascii="Calibri" w:hAnsi="Calibri" w:cs="Calibri"/>
          <w:color w:val="000000" w:themeColor="text1"/>
          <w:sz w:val="24"/>
          <w:szCs w:val="24"/>
        </w:rPr>
        <w:fldChar w:fldCharType="end"/>
      </w:r>
      <w:r w:rsidR="00BD5AB5" w:rsidRPr="00803481">
        <w:rPr>
          <w:rFonts w:ascii="Calibri" w:hAnsi="Calibri" w:cs="Calibri"/>
          <w:color w:val="000000" w:themeColor="text1"/>
          <w:sz w:val="24"/>
          <w:szCs w:val="24"/>
        </w:rPr>
        <w:fldChar w:fldCharType="begin"/>
      </w:r>
      <w:r w:rsidR="00BD5AB5" w:rsidRPr="00803481">
        <w:rPr>
          <w:rFonts w:ascii="Calibri" w:hAnsi="Calibri" w:cs="Calibri"/>
          <w:color w:val="000000" w:themeColor="text1"/>
          <w:sz w:val="24"/>
          <w:szCs w:val="24"/>
        </w:rPr>
        <w:instrText xml:space="preserve"> REF _Ref237862795 \r \h </w:instrText>
      </w:r>
      <w:r w:rsidR="00803481">
        <w:rPr>
          <w:rFonts w:ascii="Calibri" w:hAnsi="Calibri" w:cs="Calibri"/>
          <w:color w:val="000000" w:themeColor="text1"/>
          <w:sz w:val="24"/>
          <w:szCs w:val="24"/>
        </w:rPr>
        <w:instrText xml:space="preserve"> \* MERGEFORMAT </w:instrText>
      </w:r>
      <w:r w:rsidR="00BD5AB5" w:rsidRPr="00803481">
        <w:rPr>
          <w:rFonts w:ascii="Calibri" w:hAnsi="Calibri" w:cs="Calibri"/>
          <w:color w:val="000000" w:themeColor="text1"/>
          <w:sz w:val="24"/>
          <w:szCs w:val="24"/>
        </w:rPr>
      </w:r>
      <w:r w:rsidR="00BD5AB5" w:rsidRPr="00803481">
        <w:rPr>
          <w:rFonts w:ascii="Calibri" w:hAnsi="Calibri" w:cs="Calibri"/>
          <w:color w:val="000000" w:themeColor="text1"/>
          <w:sz w:val="24"/>
          <w:szCs w:val="24"/>
        </w:rPr>
        <w:fldChar w:fldCharType="separate"/>
      </w:r>
      <w:r w:rsidR="00BD5AB5" w:rsidRPr="00803481">
        <w:rPr>
          <w:rFonts w:ascii="Calibri" w:hAnsi="Calibri" w:cs="Calibri"/>
          <w:color w:val="000000" w:themeColor="text1"/>
          <w:sz w:val="24"/>
          <w:szCs w:val="24"/>
        </w:rPr>
        <w:fldChar w:fldCharType="end"/>
      </w:r>
      <w:r>
        <w:rPr>
          <w:rFonts w:ascii="Calibri" w:hAnsi="Calibri" w:cs="Calibri"/>
          <w:color w:val="000000" w:themeColor="text1"/>
          <w:sz w:val="24"/>
          <w:szCs w:val="24"/>
        </w:rPr>
        <w:t>A comparable two-wavelength PL intensity ratio has also been converted into a surface recombination velocity by combining the PL and reflectance signals with a known bulk diffusion length, independently verified by surface photovoltage measurement [8],[9].</w:t>
      </w:r>
      <w:commentRangeEnd w:id="13"/>
      <w:r w:rsidR="00441809" w:rsidRPr="00803481">
        <w:rPr>
          <w:rStyle w:val="CommentReference"/>
          <w:rFonts w:ascii="Calibri" w:hAnsi="Calibri" w:cs="Calibri"/>
          <w:color w:val="000000" w:themeColor="text1"/>
          <w:sz w:val="24"/>
          <w:szCs w:val="24"/>
        </w:rPr>
        <w:commentReference w:id="13"/>
      </w:r>
      <w:r w:rsidRPr="00803481">
        <w:rPr>
          <w:rFonts w:ascii="Calibri" w:hAnsi="Calibri" w:cs="Calibri"/>
          <w:color w:val="000000" w:themeColor="text1"/>
          <w:sz w:val="24"/>
          <w:szCs w:val="24"/>
        </w:rPr>
        <w:t xml:space="preserve"> </w:t>
      </w:r>
      <w:r w:rsidR="00BD5AB5" w:rsidRPr="00803481">
        <w:rPr>
          <w:rFonts w:ascii="Calibri" w:hAnsi="Calibri" w:cs="Calibri"/>
          <w:color w:val="000000" w:themeColor="text1"/>
          <w:sz w:val="24"/>
          <w:szCs w:val="24"/>
        </w:rPr>
        <w:fldChar w:fldCharType="begin"/>
      </w:r>
      <w:r w:rsidR="00BD5AB5" w:rsidRPr="00803481">
        <w:rPr>
          <w:rFonts w:ascii="Calibri" w:hAnsi="Calibri" w:cs="Calibri"/>
          <w:color w:val="000000" w:themeColor="text1"/>
          <w:sz w:val="24"/>
          <w:szCs w:val="24"/>
        </w:rPr>
        <w:instrText xml:space="preserve"> REF _Ref237862805 \r \h </w:instrText>
      </w:r>
      <w:r w:rsidR="00803481">
        <w:rPr>
          <w:rFonts w:ascii="Calibri" w:hAnsi="Calibri" w:cs="Calibri"/>
          <w:color w:val="000000" w:themeColor="text1"/>
          <w:sz w:val="24"/>
          <w:szCs w:val="24"/>
        </w:rPr>
        <w:instrText xml:space="preserve"> \* MERGEFORMAT </w:instrText>
      </w:r>
      <w:r w:rsidR="00BD5AB5" w:rsidRPr="00803481">
        <w:rPr>
          <w:rFonts w:ascii="Calibri" w:hAnsi="Calibri" w:cs="Calibri"/>
          <w:color w:val="000000" w:themeColor="text1"/>
          <w:sz w:val="24"/>
          <w:szCs w:val="24"/>
        </w:rPr>
      </w:r>
      <w:r w:rsidR="00BD5AB5" w:rsidRPr="00803481">
        <w:rPr>
          <w:rFonts w:ascii="Calibri" w:hAnsi="Calibri" w:cs="Calibri"/>
          <w:color w:val="000000" w:themeColor="text1"/>
          <w:sz w:val="24"/>
          <w:szCs w:val="24"/>
        </w:rPr>
        <w:fldChar w:fldCharType="separate"/>
      </w:r>
      <w:r w:rsidR="00BD5AB5" w:rsidRPr="00803481">
        <w:rPr>
          <w:rFonts w:ascii="Calibri" w:hAnsi="Calibri" w:cs="Calibri"/>
          <w:color w:val="000000" w:themeColor="text1"/>
          <w:sz w:val="24"/>
          <w:szCs w:val="24"/>
        </w:rPr>
        <w:fldChar w:fldCharType="end"/>
      </w:r>
      <w:r>
        <w:rPr>
          <w:rFonts w:ascii="Calibri" w:hAnsi="Calibri" w:cs="Calibri"/>
          <w:color w:val="000000" w:themeColor="text1"/>
          <w:sz w:val="24"/>
          <w:szCs w:val="24"/>
        </w:rPr>
        <w:t>Other work applies a continuity-equation model with two independently characterized surfaces on the same wafer — passivated and unpassivated regions of the same die — taking the ratio of their integrated PL at several discrete excitation wavelengths and solving the resulting system of equations for multiple surface recombination velocities [10].</w:t>
      </w:r>
      <w:r w:rsidRPr="00803481">
        <w:rPr>
          <w:rFonts w:ascii="Calibri" w:hAnsi="Calibri" w:cs="Calibri"/>
          <w:color w:val="000000" w:themeColor="text1"/>
          <w:sz w:val="24"/>
          <w:szCs w:val="24"/>
        </w:rPr>
        <w:t xml:space="preserve"> Surface recombination has also been compared across differently prepared surfaces using steady-state and time-resolved PL </w:t>
      </w:r>
      <w:r w:rsidR="00BD5AB5" w:rsidRPr="00803481">
        <w:rPr>
          <w:rFonts w:ascii="Calibri" w:hAnsi="Calibri" w:cs="Calibri"/>
          <w:color w:val="000000" w:themeColor="text1"/>
          <w:sz w:val="24"/>
          <w:szCs w:val="24"/>
        </w:rPr>
        <w:fldChar w:fldCharType="begin"/>
      </w:r>
      <w:r w:rsidR="00BD5AB5" w:rsidRPr="00803481">
        <w:rPr>
          <w:rFonts w:ascii="Calibri" w:hAnsi="Calibri" w:cs="Calibri"/>
          <w:color w:val="000000" w:themeColor="text1"/>
          <w:sz w:val="24"/>
          <w:szCs w:val="24"/>
        </w:rPr>
        <w:instrText xml:space="preserve"> REF _Ref237862813 \r \h </w:instrText>
      </w:r>
      <w:r w:rsidR="00803481">
        <w:rPr>
          <w:rFonts w:ascii="Calibri" w:hAnsi="Calibri" w:cs="Calibri"/>
          <w:color w:val="000000" w:themeColor="text1"/>
          <w:sz w:val="24"/>
          <w:szCs w:val="24"/>
        </w:rPr>
        <w:instrText xml:space="preserve"> \* MERGEFORMAT </w:instrText>
      </w:r>
      <w:r w:rsidR="00BD5AB5" w:rsidRPr="00803481">
        <w:rPr>
          <w:rFonts w:ascii="Calibri" w:hAnsi="Calibri" w:cs="Calibri"/>
          <w:color w:val="000000" w:themeColor="text1"/>
          <w:sz w:val="24"/>
          <w:szCs w:val="24"/>
        </w:rPr>
      </w:r>
      <w:r w:rsidR="00BD5AB5" w:rsidRPr="00803481">
        <w:rPr>
          <w:rFonts w:ascii="Calibri" w:hAnsi="Calibri" w:cs="Calibri"/>
          <w:color w:val="000000" w:themeColor="text1"/>
          <w:sz w:val="24"/>
          <w:szCs w:val="24"/>
        </w:rPr>
        <w:fldChar w:fldCharType="separate"/>
      </w:r>
      <w:r w:rsidR="003C2E42" w:rsidRPr="00803481">
        <w:rPr>
          <w:rFonts w:ascii="Calibri" w:hAnsi="Calibri" w:cs="Calibri"/>
          <w:color w:val="000000" w:themeColor="text1"/>
          <w:sz w:val="24"/>
          <w:szCs w:val="24"/>
          <w:cs/>
        </w:rPr>
        <w:t>‎</w:t>
      </w:r>
      <w:r w:rsidR="003C2E42" w:rsidRPr="00803481">
        <w:rPr>
          <w:rFonts w:ascii="Calibri" w:hAnsi="Calibri" w:cs="Calibri"/>
          <w:color w:val="000000" w:themeColor="text1"/>
          <w:sz w:val="24"/>
          <w:szCs w:val="24"/>
        </w:rPr>
        <w:t>[11]</w:t>
      </w:r>
      <w:r w:rsidR="00BD5AB5" w:rsidRPr="00803481">
        <w:rPr>
          <w:rFonts w:ascii="Calibri" w:hAnsi="Calibri" w:cs="Calibri"/>
          <w:color w:val="000000" w:themeColor="text1"/>
          <w:sz w:val="24"/>
          <w:szCs w:val="24"/>
        </w:rPr>
        <w:fldChar w:fldCharType="end"/>
      </w:r>
      <w:r w:rsidRPr="00803481">
        <w:rPr>
          <w:rFonts w:ascii="Calibri" w:hAnsi="Calibri" w:cs="Calibri"/>
          <w:color w:val="000000" w:themeColor="text1"/>
          <w:sz w:val="24"/>
          <w:szCs w:val="24"/>
        </w:rPr>
        <w:t xml:space="preserve">, and a surface recombination velocity has been measured by combining photoluminescence with an independently measured minority-carrier lifetime </w:t>
      </w:r>
      <w:r w:rsidR="00BD5AB5" w:rsidRPr="00803481">
        <w:rPr>
          <w:rFonts w:ascii="Calibri" w:hAnsi="Calibri" w:cs="Calibri"/>
          <w:color w:val="000000" w:themeColor="text1"/>
          <w:sz w:val="24"/>
          <w:szCs w:val="24"/>
        </w:rPr>
        <w:fldChar w:fldCharType="begin"/>
      </w:r>
      <w:r w:rsidR="00BD5AB5" w:rsidRPr="00803481">
        <w:rPr>
          <w:rFonts w:ascii="Calibri" w:hAnsi="Calibri" w:cs="Calibri"/>
          <w:color w:val="000000" w:themeColor="text1"/>
          <w:sz w:val="24"/>
          <w:szCs w:val="24"/>
        </w:rPr>
        <w:instrText xml:space="preserve"> REF _Ref237862822 \r \h </w:instrText>
      </w:r>
      <w:r w:rsidR="00803481">
        <w:rPr>
          <w:rFonts w:ascii="Calibri" w:hAnsi="Calibri" w:cs="Calibri"/>
          <w:color w:val="000000" w:themeColor="text1"/>
          <w:sz w:val="24"/>
          <w:szCs w:val="24"/>
        </w:rPr>
        <w:instrText xml:space="preserve"> \* MERGEFORMAT </w:instrText>
      </w:r>
      <w:r w:rsidR="00BD5AB5" w:rsidRPr="00803481">
        <w:rPr>
          <w:rFonts w:ascii="Calibri" w:hAnsi="Calibri" w:cs="Calibri"/>
          <w:color w:val="000000" w:themeColor="text1"/>
          <w:sz w:val="24"/>
          <w:szCs w:val="24"/>
        </w:rPr>
      </w:r>
      <w:r w:rsidR="00BD5AB5" w:rsidRPr="00803481">
        <w:rPr>
          <w:rFonts w:ascii="Calibri" w:hAnsi="Calibri" w:cs="Calibri"/>
          <w:color w:val="000000" w:themeColor="text1"/>
          <w:sz w:val="24"/>
          <w:szCs w:val="24"/>
        </w:rPr>
        <w:fldChar w:fldCharType="separate"/>
      </w:r>
      <w:r w:rsidR="003C2E42" w:rsidRPr="00803481">
        <w:rPr>
          <w:rFonts w:ascii="Calibri" w:hAnsi="Calibri" w:cs="Calibri"/>
          <w:color w:val="000000" w:themeColor="text1"/>
          <w:sz w:val="24"/>
          <w:szCs w:val="24"/>
          <w:cs/>
        </w:rPr>
        <w:t>‎</w:t>
      </w:r>
      <w:r w:rsidR="003C2E42" w:rsidRPr="00803481">
        <w:rPr>
          <w:rFonts w:ascii="Calibri" w:hAnsi="Calibri" w:cs="Calibri"/>
          <w:color w:val="000000" w:themeColor="text1"/>
          <w:sz w:val="24"/>
          <w:szCs w:val="24"/>
        </w:rPr>
        <w:t>[12]</w:t>
      </w:r>
      <w:r w:rsidR="00BD5AB5" w:rsidRPr="00803481">
        <w:rPr>
          <w:rFonts w:ascii="Calibri" w:hAnsi="Calibri" w:cs="Calibri"/>
          <w:color w:val="000000" w:themeColor="text1"/>
          <w:sz w:val="24"/>
          <w:szCs w:val="24"/>
        </w:rPr>
        <w:fldChar w:fldCharType="end"/>
      </w:r>
      <w:r w:rsidRPr="00803481">
        <w:rPr>
          <w:rFonts w:ascii="Calibri" w:hAnsi="Calibri" w:cs="Calibri"/>
          <w:color w:val="000000" w:themeColor="text1"/>
          <w:sz w:val="24"/>
          <w:szCs w:val="24"/>
        </w:rPr>
        <w:t xml:space="preserve">. Other related studies address doping- and growth-temperature-dependent PL efficiency </w:t>
      </w:r>
      <w:r w:rsidR="00BD5AB5" w:rsidRPr="00803481">
        <w:rPr>
          <w:rFonts w:ascii="Calibri" w:hAnsi="Calibri" w:cs="Calibri"/>
          <w:color w:val="000000" w:themeColor="text1"/>
          <w:sz w:val="24"/>
          <w:szCs w:val="24"/>
        </w:rPr>
        <w:fldChar w:fldCharType="begin"/>
      </w:r>
      <w:r w:rsidR="00BD5AB5" w:rsidRPr="00803481">
        <w:rPr>
          <w:rFonts w:ascii="Calibri" w:hAnsi="Calibri" w:cs="Calibri"/>
          <w:color w:val="000000" w:themeColor="text1"/>
          <w:sz w:val="24"/>
          <w:szCs w:val="24"/>
        </w:rPr>
        <w:instrText xml:space="preserve"> REF _Ref237862832 \r \h </w:instrText>
      </w:r>
      <w:r w:rsidR="00803481">
        <w:rPr>
          <w:rFonts w:ascii="Calibri" w:hAnsi="Calibri" w:cs="Calibri"/>
          <w:color w:val="000000" w:themeColor="text1"/>
          <w:sz w:val="24"/>
          <w:szCs w:val="24"/>
        </w:rPr>
        <w:instrText xml:space="preserve"> \* MERGEFORMAT </w:instrText>
      </w:r>
      <w:r w:rsidR="00BD5AB5" w:rsidRPr="00803481">
        <w:rPr>
          <w:rFonts w:ascii="Calibri" w:hAnsi="Calibri" w:cs="Calibri"/>
          <w:color w:val="000000" w:themeColor="text1"/>
          <w:sz w:val="24"/>
          <w:szCs w:val="24"/>
        </w:rPr>
      </w:r>
      <w:r w:rsidR="00BD5AB5" w:rsidRPr="00803481">
        <w:rPr>
          <w:rFonts w:ascii="Calibri" w:hAnsi="Calibri" w:cs="Calibri"/>
          <w:color w:val="000000" w:themeColor="text1"/>
          <w:sz w:val="24"/>
          <w:szCs w:val="24"/>
        </w:rPr>
        <w:fldChar w:fldCharType="separate"/>
      </w:r>
      <w:r w:rsidR="003C2E42" w:rsidRPr="00803481">
        <w:rPr>
          <w:rFonts w:ascii="Calibri" w:hAnsi="Calibri" w:cs="Calibri"/>
          <w:color w:val="000000" w:themeColor="text1"/>
          <w:sz w:val="24"/>
          <w:szCs w:val="24"/>
          <w:cs/>
        </w:rPr>
        <w:t>‎</w:t>
      </w:r>
      <w:r w:rsidR="003C2E42" w:rsidRPr="00803481">
        <w:rPr>
          <w:rFonts w:ascii="Calibri" w:hAnsi="Calibri" w:cs="Calibri"/>
          <w:color w:val="000000" w:themeColor="text1"/>
          <w:sz w:val="24"/>
          <w:szCs w:val="24"/>
        </w:rPr>
        <w:t>[13]</w:t>
      </w:r>
      <w:r w:rsidR="00BD5AB5" w:rsidRPr="00803481">
        <w:rPr>
          <w:rFonts w:ascii="Calibri" w:hAnsi="Calibri" w:cs="Calibri"/>
          <w:color w:val="000000" w:themeColor="text1"/>
          <w:sz w:val="24"/>
          <w:szCs w:val="24"/>
        </w:rPr>
        <w:fldChar w:fldCharType="end"/>
      </w:r>
      <w:r w:rsidRPr="00803481">
        <w:rPr>
          <w:rFonts w:ascii="Calibri" w:hAnsi="Calibri" w:cs="Calibri"/>
          <w:color w:val="000000" w:themeColor="text1"/>
          <w:sz w:val="24"/>
          <w:szCs w:val="24"/>
        </w:rPr>
        <w:t xml:space="preserve"> and photoemission yield in photocathodes </w:t>
      </w:r>
      <w:r w:rsidR="00BD5AB5" w:rsidRPr="00803481">
        <w:rPr>
          <w:rFonts w:ascii="Calibri" w:hAnsi="Calibri" w:cs="Calibri"/>
          <w:color w:val="000000" w:themeColor="text1"/>
          <w:sz w:val="24"/>
          <w:szCs w:val="24"/>
        </w:rPr>
        <w:fldChar w:fldCharType="begin"/>
      </w:r>
      <w:r w:rsidR="00BD5AB5" w:rsidRPr="00803481">
        <w:rPr>
          <w:rFonts w:ascii="Calibri" w:hAnsi="Calibri" w:cs="Calibri"/>
          <w:color w:val="000000" w:themeColor="text1"/>
          <w:sz w:val="24"/>
          <w:szCs w:val="24"/>
        </w:rPr>
        <w:instrText xml:space="preserve"> REF _Ref237862839 \r \h </w:instrText>
      </w:r>
      <w:r w:rsidR="00803481">
        <w:rPr>
          <w:rFonts w:ascii="Calibri" w:hAnsi="Calibri" w:cs="Calibri"/>
          <w:color w:val="000000" w:themeColor="text1"/>
          <w:sz w:val="24"/>
          <w:szCs w:val="24"/>
        </w:rPr>
        <w:instrText xml:space="preserve"> \* MERGEFORMAT </w:instrText>
      </w:r>
      <w:r w:rsidR="00BD5AB5" w:rsidRPr="00803481">
        <w:rPr>
          <w:rFonts w:ascii="Calibri" w:hAnsi="Calibri" w:cs="Calibri"/>
          <w:color w:val="000000" w:themeColor="text1"/>
          <w:sz w:val="24"/>
          <w:szCs w:val="24"/>
        </w:rPr>
      </w:r>
      <w:r w:rsidR="00BD5AB5" w:rsidRPr="00803481">
        <w:rPr>
          <w:rFonts w:ascii="Calibri" w:hAnsi="Calibri" w:cs="Calibri"/>
          <w:color w:val="000000" w:themeColor="text1"/>
          <w:sz w:val="24"/>
          <w:szCs w:val="24"/>
        </w:rPr>
        <w:fldChar w:fldCharType="separate"/>
      </w:r>
      <w:r w:rsidR="003C2E42" w:rsidRPr="00803481">
        <w:rPr>
          <w:rFonts w:ascii="Calibri" w:hAnsi="Calibri" w:cs="Calibri"/>
          <w:color w:val="000000" w:themeColor="text1"/>
          <w:sz w:val="24"/>
          <w:szCs w:val="24"/>
          <w:cs/>
        </w:rPr>
        <w:t>‎</w:t>
      </w:r>
      <w:r w:rsidR="003C2E42" w:rsidRPr="00803481">
        <w:rPr>
          <w:rFonts w:ascii="Calibri" w:hAnsi="Calibri" w:cs="Calibri"/>
          <w:color w:val="000000" w:themeColor="text1"/>
          <w:sz w:val="24"/>
          <w:szCs w:val="24"/>
        </w:rPr>
        <w:t>[14]</w:t>
      </w:r>
      <w:r w:rsidR="00BD5AB5" w:rsidRPr="00803481">
        <w:rPr>
          <w:rFonts w:ascii="Calibri" w:hAnsi="Calibri" w:cs="Calibri"/>
          <w:color w:val="000000" w:themeColor="text1"/>
          <w:sz w:val="24"/>
          <w:szCs w:val="24"/>
        </w:rPr>
        <w:fldChar w:fldCharType="end"/>
      </w:r>
      <w:r w:rsidRPr="00803481">
        <w:rPr>
          <w:rFonts w:ascii="Calibri" w:hAnsi="Calibri" w:cs="Calibri"/>
          <w:color w:val="000000" w:themeColor="text1"/>
          <w:sz w:val="24"/>
          <w:szCs w:val="24"/>
        </w:rPr>
        <w:t>.</w:t>
      </w:r>
    </w:p>
    <w:p w14:paraId="0B6C87B7" w14:textId="3DD674E6" w:rsidR="00BA1594" w:rsidRPr="00803481" w:rsidRDefault="00BA1594" w:rsidP="00BA1594">
      <w:pPr>
        <w:jc w:val="both"/>
        <w:rPr>
          <w:rFonts w:ascii="Calibri" w:hAnsi="Calibri" w:cs="Calibri"/>
          <w:color w:val="000000" w:themeColor="text1"/>
        </w:rPr>
      </w:pPr>
      <w:commentRangeStart w:id="14"/>
      <w:commentRangeStart w:id="15"/>
      <w:r w:rsidRPr="00803481">
        <w:rPr>
          <w:rFonts w:ascii="Calibri" w:hAnsi="Calibri" w:cs="Calibri"/>
          <w:color w:val="000000" w:themeColor="text1"/>
          <w:sz w:val="24"/>
          <w:szCs w:val="24"/>
        </w:rPr>
        <w:lastRenderedPageBreak/>
        <w:t xml:space="preserve">The physical treatment underlying much of this literature is that of Duggan and Scott, who solved the continuity equation for the PL efficiency of a finite-thickness layer bounded by two surfaces, each with its own surface recombination velocity, under localized excitation </w:t>
      </w:r>
      <w:r w:rsidR="00BD5AB5" w:rsidRPr="00803481">
        <w:rPr>
          <w:rFonts w:ascii="Calibri" w:hAnsi="Calibri" w:cs="Calibri"/>
          <w:color w:val="000000" w:themeColor="text1"/>
          <w:sz w:val="24"/>
          <w:szCs w:val="24"/>
        </w:rPr>
        <w:fldChar w:fldCharType="begin"/>
      </w:r>
      <w:r w:rsidR="00BD5AB5" w:rsidRPr="00803481">
        <w:rPr>
          <w:rFonts w:ascii="Calibri" w:hAnsi="Calibri" w:cs="Calibri"/>
          <w:color w:val="000000" w:themeColor="text1"/>
          <w:sz w:val="24"/>
          <w:szCs w:val="24"/>
        </w:rPr>
        <w:instrText xml:space="preserve"> REF _Ref237862846 \r \h </w:instrText>
      </w:r>
      <w:r w:rsidR="00803481">
        <w:rPr>
          <w:rFonts w:ascii="Calibri" w:hAnsi="Calibri" w:cs="Calibri"/>
          <w:color w:val="000000" w:themeColor="text1"/>
          <w:sz w:val="24"/>
          <w:szCs w:val="24"/>
        </w:rPr>
        <w:instrText xml:space="preserve"> \* MERGEFORMAT </w:instrText>
      </w:r>
      <w:r w:rsidR="00BD5AB5" w:rsidRPr="00803481">
        <w:rPr>
          <w:rFonts w:ascii="Calibri" w:hAnsi="Calibri" w:cs="Calibri"/>
          <w:color w:val="000000" w:themeColor="text1"/>
          <w:sz w:val="24"/>
          <w:szCs w:val="24"/>
        </w:rPr>
      </w:r>
      <w:r w:rsidR="00BD5AB5" w:rsidRPr="00803481">
        <w:rPr>
          <w:rFonts w:ascii="Calibri" w:hAnsi="Calibri" w:cs="Calibri"/>
          <w:color w:val="000000" w:themeColor="text1"/>
          <w:sz w:val="24"/>
          <w:szCs w:val="24"/>
        </w:rPr>
        <w:fldChar w:fldCharType="separate"/>
      </w:r>
      <w:r w:rsidR="003C2E42" w:rsidRPr="00803481">
        <w:rPr>
          <w:rFonts w:ascii="Calibri" w:hAnsi="Calibri" w:cs="Calibri"/>
          <w:color w:val="000000" w:themeColor="text1"/>
          <w:sz w:val="24"/>
          <w:szCs w:val="24"/>
          <w:cs/>
        </w:rPr>
        <w:t>‎</w:t>
      </w:r>
      <w:r w:rsidR="003C2E42" w:rsidRPr="00803481">
        <w:rPr>
          <w:rFonts w:ascii="Calibri" w:hAnsi="Calibri" w:cs="Calibri"/>
          <w:color w:val="000000" w:themeColor="text1"/>
          <w:sz w:val="24"/>
          <w:szCs w:val="24"/>
        </w:rPr>
        <w:t>[15]</w:t>
      </w:r>
      <w:r w:rsidR="00BD5AB5" w:rsidRPr="00803481">
        <w:rPr>
          <w:rFonts w:ascii="Calibri" w:hAnsi="Calibri" w:cs="Calibri"/>
          <w:color w:val="000000" w:themeColor="text1"/>
          <w:sz w:val="24"/>
          <w:szCs w:val="24"/>
        </w:rPr>
        <w:fldChar w:fldCharType="end"/>
      </w:r>
      <w:r w:rsidRPr="00803481">
        <w:rPr>
          <w:rFonts w:ascii="Calibri" w:hAnsi="Calibri" w:cs="Calibri"/>
          <w:color w:val="000000" w:themeColor="text1"/>
          <w:sz w:val="24"/>
          <w:szCs w:val="24"/>
        </w:rPr>
        <w:t>. Their simulated, single-wavelength curves show that thin-layer efficiency is nearly insensitive to diffusion length unless the length is short and the surface recombination velocity is known a priori — motivating a wavelength-swept measurement instead.</w:t>
      </w:r>
      <w:commentRangeEnd w:id="14"/>
      <w:r w:rsidR="00F971C5" w:rsidRPr="00803481">
        <w:rPr>
          <w:rStyle w:val="CommentReference"/>
          <w:rFonts w:ascii="Calibri" w:hAnsi="Calibri" w:cs="Calibri"/>
          <w:color w:val="000000" w:themeColor="text1"/>
          <w:sz w:val="22"/>
          <w:szCs w:val="22"/>
        </w:rPr>
        <w:commentReference w:id="14"/>
      </w:r>
      <w:commentRangeEnd w:id="15"/>
      <w:r w:rsidR="00167BB6" w:rsidRPr="00803481">
        <w:rPr>
          <w:rStyle w:val="CommentReference"/>
          <w:rFonts w:ascii="Calibri" w:hAnsi="Calibri" w:cs="Calibri"/>
          <w:color w:val="000000" w:themeColor="text1"/>
          <w:sz w:val="22"/>
          <w:szCs w:val="22"/>
        </w:rPr>
        <w:commentReference w:id="15"/>
      </w:r>
    </w:p>
    <w:p w14:paraId="5F99D744" w14:textId="77777777" w:rsidR="009874AC" w:rsidRDefault="00000000">
      <w:pPr>
        <w:jc w:val="both"/>
        <w:rPr>
          <w:rFonts w:ascii="Calibri" w:hAnsi="Calibri" w:cs="Calibri"/>
          <w:color w:val="000000" w:themeColor="text1"/>
        </w:rPr>
      </w:pPr>
      <w:r>
        <w:rPr>
          <w:rFonts w:ascii="Calibri" w:hAnsi="Calibri" w:cs="Calibri"/>
          <w:color w:val="000000" w:themeColor="text1"/>
          <w:sz w:val="24"/>
          <w:szCs w:val="24"/>
        </w:rPr>
        <w:t>Duggan and Scott’s equation is for a layer of finite thickness with a single, localized excitation wavelength and two separate surfaces (front and back), each with its own recombination velocity.</w:t>
      </w:r>
      <w:commentRangeStart w:id="16"/>
      <w:r>
        <w:rPr>
          <w:rFonts w:ascii="Calibri" w:hAnsi="Calibri" w:cs="Calibri"/>
          <w:color w:val="000000" w:themeColor="text1"/>
          <w:sz w:val="24"/>
          <w:szCs w:val="24"/>
        </w:rPr>
        <w:t xml:space="preserve"> This thesis’s equation is the same physical setup but for an infinitely thick sample illuminated with a continuous sweep of excitation wavelengths rather than one fixed point, so only one surface (front) needs a boundary condition instead of two.</w:t>
      </w:r>
      <w:commentRangeEnd w:id="16"/>
      <w:r w:rsidR="00167BB6">
        <w:rPr>
          <w:rStyle w:val="CommentReference"/>
          <w:rFonts w:ascii="Calibri" w:hAnsi="Calibri" w:cs="Calibri"/>
          <w:color w:val="000000" w:themeColor="text1"/>
          <w:sz w:val="22"/>
          <w:szCs w:val="22"/>
        </w:rPr>
        <w:commentReference w:id="16"/>
      </w:r>
    </w:p>
    <w:p w14:paraId="5D9F281C" w14:textId="674F7C6F" w:rsidR="00BA1594" w:rsidRPr="00803481" w:rsidRDefault="00BA1594" w:rsidP="00BA1594">
      <w:pPr>
        <w:jc w:val="both"/>
        <w:rPr>
          <w:rFonts w:ascii="Calibri" w:hAnsi="Calibri" w:cs="Calibri"/>
          <w:color w:val="000000" w:themeColor="text1"/>
        </w:rPr>
      </w:pPr>
      <w:r w:rsidRPr="00803481">
        <w:rPr>
          <w:rFonts w:ascii="Calibri" w:hAnsi="Calibri" w:cs="Calibri"/>
          <w:color w:val="000000" w:themeColor="text1"/>
          <w:sz w:val="24"/>
          <w:szCs w:val="24"/>
        </w:rPr>
        <w:t>A</w:t>
      </w:r>
      <w:commentRangeStart w:id="17"/>
      <w:commentRangeStart w:id="18"/>
      <w:commentRangeStart w:id="19"/>
      <w:r w:rsidRPr="00803481">
        <w:rPr>
          <w:rFonts w:ascii="Calibri" w:hAnsi="Calibri" w:cs="Calibri"/>
          <w:color w:val="000000" w:themeColor="text1"/>
          <w:sz w:val="24"/>
          <w:szCs w:val="24"/>
        </w:rPr>
        <w:t xml:space="preserve"> different class of optical methods varies the excitation wavelength itself</w:t>
      </w:r>
      <w:commentRangeEnd w:id="17"/>
      <w:r w:rsidR="00F971C5" w:rsidRPr="00803481">
        <w:rPr>
          <w:rStyle w:val="CommentReference"/>
          <w:rFonts w:ascii="Calibri" w:hAnsi="Calibri" w:cs="Calibri"/>
          <w:color w:val="000000" w:themeColor="text1"/>
          <w:sz w:val="24"/>
          <w:szCs w:val="24"/>
        </w:rPr>
        <w:commentReference w:id="17"/>
      </w:r>
      <w:commentRangeEnd w:id="18"/>
      <w:r w:rsidRPr="00803481">
        <w:rPr>
          <w:rStyle w:val="CommentReference"/>
          <w:rFonts w:ascii="Calibri" w:hAnsi="Calibri" w:cs="Calibri"/>
          <w:color w:val="000000" w:themeColor="text1"/>
          <w:sz w:val="24"/>
          <w:szCs w:val="24"/>
        </w:rPr>
        <w:commentReference w:id="18"/>
      </w:r>
      <w:commentRangeEnd w:id="19"/>
      <w:r w:rsidR="00167BB6" w:rsidRPr="00803481">
        <w:rPr>
          <w:rStyle w:val="CommentReference"/>
          <w:rFonts w:ascii="Calibri" w:hAnsi="Calibri" w:cs="Calibri"/>
          <w:color w:val="000000" w:themeColor="text1"/>
          <w:sz w:val="24"/>
          <w:szCs w:val="24"/>
        </w:rPr>
        <w:commentReference w:id="19"/>
      </w:r>
      <w:r w:rsidRPr="00803481">
        <w:rPr>
          <w:rFonts w:ascii="Calibri" w:hAnsi="Calibri" w:cs="Calibri"/>
          <w:color w:val="000000" w:themeColor="text1"/>
          <w:sz w:val="24"/>
          <w:szCs w:val="24"/>
        </w:rPr>
        <w:t xml:space="preserve">: because the absorption coefficient rises with photon energy, short wavelengths are absorbed near the surface and long wavelengths penetrate into the bulk, and a PL spectrum swept across excitation wavelengths encodes </w:t>
      </w:r>
      <w:commentRangeStart w:id="20"/>
      <w:r w:rsidRPr="00803481">
        <w:rPr>
          <w:rFonts w:ascii="Calibri" w:hAnsi="Calibri" w:cs="Calibri"/>
          <w:color w:val="000000" w:themeColor="text1"/>
          <w:sz w:val="24"/>
          <w:szCs w:val="24"/>
        </w:rPr>
        <w:t>both in one compact measurement</w:t>
      </w:r>
      <w:commentRangeEnd w:id="20"/>
      <w:r w:rsidR="00836AF4" w:rsidRPr="00803481">
        <w:rPr>
          <w:rStyle w:val="CommentReference"/>
          <w:rFonts w:ascii="Calibri" w:hAnsi="Calibri" w:cs="Calibri"/>
          <w:color w:val="000000" w:themeColor="text1"/>
          <w:sz w:val="24"/>
          <w:szCs w:val="24"/>
        </w:rPr>
        <w:commentReference w:id="20"/>
      </w:r>
      <w:r w:rsidRPr="00803481">
        <w:rPr>
          <w:rFonts w:ascii="Calibri" w:hAnsi="Calibri" w:cs="Calibri"/>
          <w:color w:val="000000" w:themeColor="text1"/>
          <w:sz w:val="24"/>
          <w:szCs w:val="24"/>
        </w:rPr>
        <w:t xml:space="preserve">. Yeshurun et al. used this principle to introduce the spatial external luminescence efficiency (SELE): the probability that a carrier generated at a given depth contributes to the measured photoluminescence, extracted from two-dimensional, excitation-wavelength-dependent PL maps </w:t>
      </w:r>
      <w:r w:rsidR="00BD5AB5" w:rsidRPr="00803481">
        <w:rPr>
          <w:rFonts w:ascii="Calibri" w:hAnsi="Calibri" w:cs="Calibri"/>
          <w:color w:val="000000" w:themeColor="text1"/>
          <w:sz w:val="24"/>
          <w:szCs w:val="24"/>
        </w:rPr>
        <w:fldChar w:fldCharType="begin"/>
      </w:r>
      <w:r w:rsidR="00BD5AB5" w:rsidRPr="00803481">
        <w:rPr>
          <w:rFonts w:ascii="Calibri" w:hAnsi="Calibri" w:cs="Calibri"/>
          <w:color w:val="000000" w:themeColor="text1"/>
          <w:sz w:val="24"/>
          <w:szCs w:val="24"/>
        </w:rPr>
        <w:instrText xml:space="preserve"> REF _Ref237862854 \r \h </w:instrText>
      </w:r>
      <w:r w:rsidR="00803481">
        <w:rPr>
          <w:rFonts w:ascii="Calibri" w:hAnsi="Calibri" w:cs="Calibri"/>
          <w:color w:val="000000" w:themeColor="text1"/>
          <w:sz w:val="24"/>
          <w:szCs w:val="24"/>
        </w:rPr>
        <w:instrText xml:space="preserve"> \* MERGEFORMAT </w:instrText>
      </w:r>
      <w:r w:rsidR="00BD5AB5" w:rsidRPr="00803481">
        <w:rPr>
          <w:rFonts w:ascii="Calibri" w:hAnsi="Calibri" w:cs="Calibri"/>
          <w:color w:val="000000" w:themeColor="text1"/>
          <w:sz w:val="24"/>
          <w:szCs w:val="24"/>
        </w:rPr>
      </w:r>
      <w:r w:rsidR="00BD5AB5" w:rsidRPr="00803481">
        <w:rPr>
          <w:rFonts w:ascii="Calibri" w:hAnsi="Calibri" w:cs="Calibri"/>
          <w:color w:val="000000" w:themeColor="text1"/>
          <w:sz w:val="24"/>
          <w:szCs w:val="24"/>
        </w:rPr>
        <w:fldChar w:fldCharType="separate"/>
      </w:r>
      <w:r w:rsidR="003C2E42" w:rsidRPr="00803481">
        <w:rPr>
          <w:rFonts w:ascii="Calibri" w:hAnsi="Calibri" w:cs="Calibri"/>
          <w:color w:val="000000" w:themeColor="text1"/>
          <w:sz w:val="24"/>
          <w:szCs w:val="24"/>
          <w:cs/>
        </w:rPr>
        <w:t>‎</w:t>
      </w:r>
      <w:r w:rsidR="003C2E42" w:rsidRPr="00803481">
        <w:rPr>
          <w:rFonts w:ascii="Calibri" w:hAnsi="Calibri" w:cs="Calibri"/>
          <w:color w:val="000000" w:themeColor="text1"/>
          <w:sz w:val="24"/>
          <w:szCs w:val="24"/>
        </w:rPr>
        <w:t>[16]</w:t>
      </w:r>
      <w:r w:rsidR="00BD5AB5" w:rsidRPr="00803481">
        <w:rPr>
          <w:rFonts w:ascii="Calibri" w:hAnsi="Calibri" w:cs="Calibri"/>
          <w:color w:val="000000" w:themeColor="text1"/>
          <w:sz w:val="24"/>
          <w:szCs w:val="24"/>
        </w:rPr>
        <w:fldChar w:fldCharType="end"/>
      </w:r>
      <w:r w:rsidRPr="00803481">
        <w:rPr>
          <w:rFonts w:ascii="Calibri" w:hAnsi="Calibri" w:cs="Calibri"/>
          <w:color w:val="000000" w:themeColor="text1"/>
          <w:sz w:val="24"/>
          <w:szCs w:val="24"/>
        </w:rPr>
        <w:t>.</w:t>
      </w:r>
    </w:p>
    <w:p w14:paraId="3DD2A696" w14:textId="28F54C72" w:rsidR="00BA1594" w:rsidRPr="00803481" w:rsidRDefault="00BA1594" w:rsidP="00BA1594">
      <w:pPr>
        <w:jc w:val="both"/>
        <w:rPr>
          <w:rFonts w:ascii="Calibri" w:hAnsi="Calibri" w:cs="Calibri"/>
          <w:color w:val="000000" w:themeColor="text1"/>
        </w:rPr>
      </w:pPr>
      <w:r w:rsidRPr="00803481">
        <w:rPr>
          <w:rFonts w:ascii="Calibri" w:hAnsi="Calibri" w:cs="Calibri"/>
          <w:color w:val="000000" w:themeColor="text1"/>
          <w:sz w:val="24"/>
          <w:szCs w:val="24"/>
        </w:rPr>
        <w:t xml:space="preserve">In this work, we develop a methodology that extracts </w:t>
      </w:r>
      <w:ins w:id="21" w:author="Gideon Segev" w:date="2026-09-15T17:01:00Z" w16du:dateUtc="2026-09-16T00:01:00Z">
        <w:r w:rsidR="00836AF4">
          <w:rPr>
            <w:rFonts w:ascii="Calibri" w:hAnsi="Calibri" w:cs="Calibri"/>
            <w:color w:val="000000" w:themeColor="text1"/>
            <w:sz w:val="24"/>
            <w:szCs w:val="24"/>
          </w:rPr>
          <w:t xml:space="preserve">the </w:t>
        </w:r>
      </w:ins>
      <w:r w:rsidRPr="00803481">
        <w:rPr>
          <w:rFonts w:ascii="Calibri" w:hAnsi="Calibri" w:cs="Calibri"/>
          <w:color w:val="000000" w:themeColor="text1"/>
          <w:sz w:val="24"/>
          <w:szCs w:val="24"/>
        </w:rPr>
        <w:t xml:space="preserve">diffusion length and ranks surface recombination velocity from wavelength-dependent steady-state PL maps </w:t>
      </w:r>
      <w:del w:id="22" w:author="Gideon Segev" w:date="2026-09-15T17:03:00Z" w16du:dateUtc="2026-09-16T00:03:00Z">
        <w:r w:rsidRPr="00803481" w:rsidDel="00836AF4">
          <w:rPr>
            <w:rFonts w:ascii="Calibri" w:hAnsi="Calibri" w:cs="Calibri"/>
            <w:color w:val="000000" w:themeColor="text1"/>
            <w:sz w:val="24"/>
            <w:szCs w:val="24"/>
          </w:rPr>
          <w:delText xml:space="preserve">combined </w:delText>
        </w:r>
        <w:r w:rsidDel="00836AF4">
          <w:rPr>
            <w:rFonts w:ascii="Calibri" w:hAnsi="Calibri" w:cs="Calibri"/>
            <w:color w:val="000000" w:themeColor="text1"/>
            <w:sz w:val="24"/>
            <w:szCs w:val="24"/>
          </w:rPr>
          <w:delText>with the wavelength-dependent absorption coefficient</w:delText>
        </w:r>
      </w:del>
      <w:r w:rsidRPr="00803481">
        <w:rPr>
          <w:rFonts w:ascii="Calibri" w:hAnsi="Calibri" w:cs="Calibri"/>
          <w:color w:val="000000" w:themeColor="text1"/>
          <w:sz w:val="24"/>
          <w:szCs w:val="24"/>
        </w:rPr>
        <w:t xml:space="preserve">. </w:t>
      </w:r>
      <w:r w:rsidR="00BD5AB5" w:rsidRPr="00803481">
        <w:rPr>
          <w:rFonts w:ascii="Calibri" w:hAnsi="Calibri" w:cs="Calibri"/>
          <w:color w:val="000000" w:themeColor="text1"/>
          <w:sz w:val="24"/>
          <w:szCs w:val="24"/>
        </w:rPr>
        <w:fldChar w:fldCharType="begin"/>
      </w:r>
      <w:r w:rsidR="00BD5AB5" w:rsidRPr="00803481">
        <w:rPr>
          <w:rFonts w:ascii="Calibri" w:hAnsi="Calibri" w:cs="Calibri"/>
          <w:color w:val="000000" w:themeColor="text1"/>
          <w:sz w:val="24"/>
          <w:szCs w:val="24"/>
        </w:rPr>
        <w:instrText xml:space="preserve"> REF _Ref237862846 \r \h </w:instrText>
      </w:r>
      <w:r w:rsidR="00803481">
        <w:rPr>
          <w:rFonts w:ascii="Calibri" w:hAnsi="Calibri" w:cs="Calibri"/>
          <w:color w:val="000000" w:themeColor="text1"/>
          <w:sz w:val="24"/>
          <w:szCs w:val="24"/>
        </w:rPr>
        <w:instrText xml:space="preserve"> \* MERGEFORMAT </w:instrText>
      </w:r>
      <w:r w:rsidR="00BD5AB5" w:rsidRPr="00803481">
        <w:rPr>
          <w:rFonts w:ascii="Calibri" w:hAnsi="Calibri" w:cs="Calibri"/>
          <w:color w:val="000000" w:themeColor="text1"/>
          <w:sz w:val="24"/>
          <w:szCs w:val="24"/>
        </w:rPr>
      </w:r>
      <w:r w:rsidR="00BD5AB5" w:rsidRPr="00803481">
        <w:rPr>
          <w:rFonts w:ascii="Calibri" w:hAnsi="Calibri" w:cs="Calibri"/>
          <w:color w:val="000000" w:themeColor="text1"/>
          <w:sz w:val="24"/>
          <w:szCs w:val="24"/>
        </w:rPr>
        <w:fldChar w:fldCharType="separate"/>
      </w:r>
      <w:r w:rsidR="00BD5AB5" w:rsidRPr="00803481">
        <w:rPr>
          <w:rFonts w:ascii="Calibri" w:hAnsi="Calibri" w:cs="Calibri"/>
          <w:color w:val="000000" w:themeColor="text1"/>
          <w:sz w:val="24"/>
          <w:szCs w:val="24"/>
        </w:rPr>
        <w:fldChar w:fldCharType="end"/>
      </w:r>
      <w:r>
        <w:rPr>
          <w:rFonts w:ascii="Calibri" w:hAnsi="Calibri" w:cs="Calibri"/>
          <w:color w:val="000000" w:themeColor="text1"/>
          <w:sz w:val="24"/>
          <w:szCs w:val="24"/>
        </w:rPr>
        <w:t>w</w:t>
      </w:r>
      <w:commentRangeStart w:id="23"/>
      <w:r>
        <w:rPr>
          <w:rFonts w:ascii="Calibri" w:hAnsi="Calibri" w:cs="Calibri"/>
          <w:color w:val="000000" w:themeColor="text1"/>
          <w:sz w:val="24"/>
          <w:szCs w:val="24"/>
        </w:rPr>
        <w:t>e apply the theory developed in [15] on samples where the thickness is much greater than the characteristic absorption depth, where a distributed Beer–Lambert absorption profile can be assumed, yielding a closed-form expression for the PL signal as a function of excitation and emission wavelength that is fit directly against a continuous excitation-wavelength sweep, rather than evaluated at a handful of discrete conditions.</w:t>
      </w:r>
      <w:commentRangeEnd w:id="23"/>
      <w:r w:rsidR="00836AF4">
        <w:rPr>
          <w:rStyle w:val="CommentReference"/>
          <w:rFonts w:ascii="Calibri" w:hAnsi="Calibri" w:cs="Calibri"/>
          <w:color w:val="000000" w:themeColor="text1"/>
          <w:sz w:val="24"/>
          <w:szCs w:val="24"/>
        </w:rPr>
        <w:commentReference w:id="23"/>
      </w:r>
      <w:r>
        <w:rPr>
          <w:rFonts w:ascii="Calibri" w:hAnsi="Calibri" w:cs="Calibri"/>
          <w:color w:val="000000" w:themeColor="text1"/>
          <w:sz w:val="24"/>
          <w:szCs w:val="24"/>
        </w:rPr>
        <w:t xml:space="preserve"> </w:t>
      </w:r>
      <w:r w:rsidR="00BD5AB5" w:rsidRPr="00803481">
        <w:rPr>
          <w:rFonts w:ascii="Calibri" w:hAnsi="Calibri" w:cs="Calibri"/>
          <w:color w:val="000000" w:themeColor="text1"/>
          <w:sz w:val="24"/>
          <w:szCs w:val="24"/>
        </w:rPr>
        <w:fldChar w:fldCharType="begin"/>
      </w:r>
      <w:r w:rsidR="00BD5AB5" w:rsidRPr="00803481">
        <w:rPr>
          <w:rFonts w:ascii="Calibri" w:hAnsi="Calibri" w:cs="Calibri"/>
          <w:color w:val="000000" w:themeColor="text1"/>
          <w:sz w:val="24"/>
          <w:szCs w:val="24"/>
        </w:rPr>
        <w:instrText xml:space="preserve"> REF _Ref237862805 \r \h </w:instrText>
      </w:r>
      <w:r w:rsidR="00803481">
        <w:rPr>
          <w:rFonts w:ascii="Calibri" w:hAnsi="Calibri" w:cs="Calibri"/>
          <w:color w:val="000000" w:themeColor="text1"/>
          <w:sz w:val="24"/>
          <w:szCs w:val="24"/>
        </w:rPr>
        <w:instrText xml:space="preserve"> \* MERGEFORMAT </w:instrText>
      </w:r>
      <w:r w:rsidR="00BD5AB5" w:rsidRPr="00803481">
        <w:rPr>
          <w:rFonts w:ascii="Calibri" w:hAnsi="Calibri" w:cs="Calibri"/>
          <w:color w:val="000000" w:themeColor="text1"/>
          <w:sz w:val="24"/>
          <w:szCs w:val="24"/>
        </w:rPr>
      </w:r>
      <w:r w:rsidR="00BD5AB5" w:rsidRPr="00803481">
        <w:rPr>
          <w:rFonts w:ascii="Calibri" w:hAnsi="Calibri" w:cs="Calibri"/>
          <w:color w:val="000000" w:themeColor="text1"/>
          <w:sz w:val="24"/>
          <w:szCs w:val="24"/>
        </w:rPr>
        <w:fldChar w:fldCharType="separate"/>
      </w:r>
      <w:r w:rsidR="00BD5AB5" w:rsidRPr="00803481">
        <w:rPr>
          <w:rFonts w:ascii="Calibri" w:hAnsi="Calibri" w:cs="Calibri"/>
          <w:color w:val="000000" w:themeColor="text1"/>
          <w:sz w:val="24"/>
          <w:szCs w:val="24"/>
        </w:rPr>
        <w:fldChar w:fldCharType="end"/>
      </w:r>
      <w:r>
        <w:rPr>
          <w:rFonts w:ascii="Calibri" w:hAnsi="Calibri" w:cs="Calibri"/>
          <w:color w:val="000000" w:themeColor="text1"/>
          <w:sz w:val="24"/>
          <w:szCs w:val="24"/>
        </w:rPr>
        <w:t xml:space="preserve">The model parameters are estimated by fitting this expression to a full excitation–emission PL map, leaving the diffusion length and a transport weighting parameter as the only two fitted unknowns. </w:t>
      </w:r>
      <w:r w:rsidR="00BD5AB5" w:rsidRPr="00803481">
        <w:rPr>
          <w:rFonts w:ascii="Calibri" w:hAnsi="Calibri" w:cs="Calibri"/>
          <w:color w:val="000000" w:themeColor="text1"/>
          <w:sz w:val="24"/>
          <w:szCs w:val="24"/>
        </w:rPr>
        <w:fldChar w:fldCharType="begin"/>
      </w:r>
      <w:r w:rsidR="00BD5AB5" w:rsidRPr="00803481">
        <w:rPr>
          <w:rFonts w:ascii="Calibri" w:hAnsi="Calibri" w:cs="Calibri"/>
          <w:color w:val="000000" w:themeColor="text1"/>
          <w:sz w:val="24"/>
          <w:szCs w:val="24"/>
        </w:rPr>
        <w:instrText xml:space="preserve"> REF _Ref237862775 \r \h </w:instrText>
      </w:r>
      <w:r w:rsidR="00803481">
        <w:rPr>
          <w:rFonts w:ascii="Calibri" w:hAnsi="Calibri" w:cs="Calibri"/>
          <w:color w:val="000000" w:themeColor="text1"/>
          <w:sz w:val="24"/>
          <w:szCs w:val="24"/>
        </w:rPr>
        <w:instrText xml:space="preserve"> \* MERGEFORMAT </w:instrText>
      </w:r>
      <w:r w:rsidR="00BD5AB5" w:rsidRPr="00803481">
        <w:rPr>
          <w:rFonts w:ascii="Calibri" w:hAnsi="Calibri" w:cs="Calibri"/>
          <w:color w:val="000000" w:themeColor="text1"/>
          <w:sz w:val="24"/>
          <w:szCs w:val="24"/>
        </w:rPr>
      </w:r>
      <w:r w:rsidR="00BD5AB5" w:rsidRPr="00803481">
        <w:rPr>
          <w:rFonts w:ascii="Calibri" w:hAnsi="Calibri" w:cs="Calibri"/>
          <w:color w:val="000000" w:themeColor="text1"/>
          <w:sz w:val="24"/>
          <w:szCs w:val="24"/>
        </w:rPr>
        <w:fldChar w:fldCharType="separate"/>
      </w:r>
      <w:r w:rsidR="00BD5AB5" w:rsidRPr="00803481">
        <w:rPr>
          <w:rFonts w:ascii="Calibri" w:hAnsi="Calibri" w:cs="Calibri"/>
          <w:color w:val="000000" w:themeColor="text1"/>
          <w:sz w:val="24"/>
          <w:szCs w:val="24"/>
        </w:rPr>
        <w:fldChar w:fldCharType="end"/>
      </w:r>
      <w:r>
        <w:rPr>
          <w:rFonts w:ascii="Calibri" w:hAnsi="Calibri" w:cs="Calibri"/>
          <w:color w:val="000000" w:themeColor="text1"/>
          <w:sz w:val="24"/>
          <w:szCs w:val="24"/>
        </w:rPr>
        <w:t>The extracted diffusion length follows directly from this fit to the full excitation-wavelength dependence, rather than from a single linear extrapolation evaluated at one operating point [6].</w:t>
      </w:r>
      <w:r w:rsidR="00574539">
        <w:rPr>
          <w:rFonts w:ascii="Calibri" w:hAnsi="Calibri" w:cs="Calibri"/>
          <w:color w:val="000000" w:themeColor="text1"/>
          <w:sz w:val="24"/>
          <w:szCs w:val="24"/>
        </w:rPr>
        <w:t xml:space="preserve"> </w:t>
      </w:r>
      <w:r>
        <w:rPr>
          <w:rFonts w:ascii="Calibri" w:hAnsi="Calibri" w:cs="Calibri"/>
          <w:color w:val="000000" w:themeColor="text1"/>
          <w:sz w:val="24"/>
          <w:szCs w:val="24"/>
        </w:rPr>
        <w:t>We define a surface recombination ranking index that lets surface recombination velocity be compared across samples or over time, without requiring its absolute value. The index is derived from the ratio of the closed-form expression evaluated at two excitation wavelengths. The</w:t>
      </w:r>
      <w:commentRangeStart w:id="24"/>
      <w:r>
        <w:rPr>
          <w:rFonts w:ascii="Calibri" w:hAnsi="Calibri" w:cs="Calibri"/>
          <w:color w:val="000000" w:themeColor="text1"/>
          <w:sz w:val="24"/>
          <w:szCs w:val="24"/>
        </w:rPr>
        <w:t xml:space="preserve"> transport weighting parameter</w:t>
      </w:r>
      <w:commentRangeEnd w:id="24"/>
      <w:r w:rsidR="00574539">
        <w:rPr>
          <w:rStyle w:val="CommentReference"/>
          <w:rFonts w:ascii="Calibri" w:hAnsi="Calibri" w:cs="Calibri"/>
          <w:color w:val="000000" w:themeColor="text1"/>
          <w:sz w:val="24"/>
          <w:szCs w:val="24"/>
        </w:rPr>
        <w:commentReference w:id="24"/>
      </w:r>
      <w:r>
        <w:rPr>
          <w:rFonts w:ascii="Calibri" w:hAnsi="Calibri" w:cs="Calibri"/>
          <w:color w:val="000000" w:themeColor="text1"/>
          <w:sz w:val="24"/>
          <w:szCs w:val="24"/>
        </w:rPr>
        <w:t xml:space="preserve"> is shown </w:t>
      </w:r>
      <w:commentRangeStart w:id="25"/>
      <w:r>
        <w:rPr>
          <w:rFonts w:ascii="Calibri" w:hAnsi="Calibri" w:cs="Calibri"/>
          <w:color w:val="000000" w:themeColor="text1"/>
          <w:sz w:val="24"/>
          <w:szCs w:val="24"/>
        </w:rPr>
        <w:lastRenderedPageBreak/>
        <w:t>analytically not to cancel in this ratio,</w:t>
      </w:r>
      <w:commentRangeEnd w:id="25"/>
      <w:r w:rsidR="00574539">
        <w:rPr>
          <w:rStyle w:val="CommentReference"/>
          <w:rFonts w:ascii="Calibri" w:hAnsi="Calibri" w:cs="Calibri"/>
          <w:color w:val="000000" w:themeColor="text1"/>
          <w:sz w:val="24"/>
          <w:szCs w:val="24"/>
        </w:rPr>
        <w:commentReference w:id="25"/>
      </w:r>
      <w:r>
        <w:rPr>
          <w:rFonts w:ascii="Calibri" w:hAnsi="Calibri" w:cs="Calibri"/>
          <w:color w:val="000000" w:themeColor="text1"/>
          <w:sz w:val="24"/>
          <w:szCs w:val="24"/>
        </w:rPr>
        <w:t xml:space="preserve"> establishing algebraically that the index retains sensitivity to surface recombination independent of bulk transport.</w:t>
      </w:r>
      <w:r w:rsidRPr="00803481">
        <w:rPr>
          <w:rFonts w:ascii="Calibri" w:hAnsi="Calibri" w:cs="Calibri"/>
          <w:color w:val="000000" w:themeColor="text1"/>
          <w:sz w:val="24"/>
          <w:szCs w:val="24"/>
        </w:rPr>
        <w:t xml:space="preserve"> </w:t>
      </w:r>
      <w:commentRangeStart w:id="26"/>
      <w:r w:rsidRPr="00803481">
        <w:rPr>
          <w:rFonts w:ascii="Calibri" w:hAnsi="Calibri" w:cs="Calibri"/>
          <w:color w:val="000000" w:themeColor="text1"/>
          <w:sz w:val="24"/>
          <w:szCs w:val="24"/>
        </w:rPr>
        <w:t xml:space="preserve">The same closed-form model underlies both quantities. </w:t>
      </w:r>
      <w:commentRangeEnd w:id="26"/>
      <w:r w:rsidR="00574539" w:rsidRPr="00803481">
        <w:rPr>
          <w:rStyle w:val="CommentReference"/>
          <w:rFonts w:ascii="Calibri" w:hAnsi="Calibri" w:cs="Calibri"/>
          <w:color w:val="000000" w:themeColor="text1"/>
          <w:sz w:val="24"/>
          <w:szCs w:val="24"/>
        </w:rPr>
        <w:commentReference w:id="26"/>
      </w:r>
      <w:r w:rsidRPr="00803481">
        <w:rPr>
          <w:rFonts w:ascii="Calibri" w:hAnsi="Calibri" w:cs="Calibri"/>
          <w:color w:val="000000" w:themeColor="text1"/>
          <w:sz w:val="24"/>
          <w:szCs w:val="24"/>
        </w:rPr>
        <w:t xml:space="preserve">Diffusion length is obtained by fitting the model to the measured PL maps and is demonstrated across different material systems. The surface recombination velocity index is computed directly from the model. </w:t>
      </w:r>
      <w:r>
        <w:rPr>
          <w:rFonts w:ascii="Calibri" w:hAnsi="Calibri" w:cs="Calibri"/>
          <w:color w:val="000000" w:themeColor="text1"/>
          <w:sz w:val="24"/>
          <w:szCs w:val="24"/>
        </w:rPr>
        <w:t xml:space="preserve">The method requires only a standard photoluminescence setup capable of a continuous sweep of </w:t>
      </w:r>
      <w:del w:id="27" w:author="Gideon Segev" w:date="2026-09-15T17:16:00Z" w16du:dateUtc="2026-09-16T00:16:00Z">
        <w:r w:rsidDel="00574539">
          <w:rPr>
            <w:rFonts w:ascii="Calibri" w:hAnsi="Calibri" w:cs="Calibri"/>
            <w:color w:val="000000" w:themeColor="text1"/>
            <w:sz w:val="24"/>
            <w:szCs w:val="24"/>
          </w:rPr>
          <w:delText>several dozen</w:delText>
        </w:r>
      </w:del>
      <w:ins w:id="28" w:author="Gideon Segev" w:date="2026-09-15T17:16:00Z" w16du:dateUtc="2026-09-16T00:16:00Z">
        <w:r w:rsidR="00574539">
          <w:rPr>
            <w:rFonts w:ascii="Calibri" w:hAnsi="Calibri" w:cs="Calibri"/>
            <w:color w:val="000000" w:themeColor="text1"/>
            <w:sz w:val="24"/>
            <w:szCs w:val="24"/>
          </w:rPr>
          <w:t xml:space="preserve">the </w:t>
        </w:r>
      </w:ins>
      <w:r>
        <w:rPr>
          <w:rFonts w:ascii="Calibri" w:hAnsi="Calibri" w:cs="Calibri"/>
          <w:color w:val="000000" w:themeColor="text1"/>
          <w:sz w:val="24"/>
          <w:szCs w:val="24"/>
        </w:rPr>
        <w:t xml:space="preserve"> excitation wavelength</w:t>
      </w:r>
      <w:del w:id="29" w:author="Gideon Segev" w:date="2026-09-15T17:16:00Z" w16du:dateUtc="2026-09-16T00:16:00Z">
        <w:r w:rsidDel="00574539">
          <w:rPr>
            <w:rFonts w:ascii="Calibri" w:hAnsi="Calibri" w:cs="Calibri"/>
            <w:color w:val="000000" w:themeColor="text1"/>
            <w:sz w:val="24"/>
            <w:szCs w:val="24"/>
          </w:rPr>
          <w:delText>s</w:delText>
        </w:r>
      </w:del>
      <w:r>
        <w:rPr>
          <w:rFonts w:ascii="Calibri" w:hAnsi="Calibri" w:cs="Calibri"/>
          <w:color w:val="000000" w:themeColor="text1"/>
          <w:sz w:val="24"/>
          <w:szCs w:val="24"/>
        </w:rPr>
        <w:t xml:space="preserve"> spanning the absorption edge of the material under study, together with the sample’s wavelength-dependent absorption coefficient. </w:t>
      </w:r>
      <w:commentRangeStart w:id="30"/>
      <w:r>
        <w:rPr>
          <w:rFonts w:ascii="Calibri" w:hAnsi="Calibri" w:cs="Calibri"/>
          <w:color w:val="000000" w:themeColor="text1"/>
          <w:sz w:val="24"/>
          <w:szCs w:val="24"/>
        </w:rPr>
        <w:t xml:space="preserve">Unlike methods that compare PL at a fixed pair of wavelengths or require an absolute intensity calibration, this method sweeps the excitation wavelength continuously and recovers both diffusion length and surface recombination sensitivity from the shape of </w:t>
      </w:r>
      <w:commentRangeStart w:id="31"/>
      <w:r>
        <w:rPr>
          <w:rFonts w:ascii="Calibri" w:hAnsi="Calibri" w:cs="Calibri"/>
          <w:color w:val="000000" w:themeColor="text1"/>
          <w:sz w:val="24"/>
          <w:szCs w:val="24"/>
        </w:rPr>
        <w:t>a single measurement.</w:t>
      </w:r>
      <w:commentRangeEnd w:id="31"/>
      <w:r w:rsidR="001D312B">
        <w:rPr>
          <w:rStyle w:val="CommentReference"/>
          <w:rFonts w:ascii="Calibri" w:hAnsi="Calibri" w:cs="Calibri"/>
          <w:color w:val="000000" w:themeColor="text1"/>
          <w:sz w:val="24"/>
          <w:szCs w:val="24"/>
        </w:rPr>
        <w:commentReference w:id="31"/>
      </w:r>
      <w:r>
        <w:rPr>
          <w:rFonts w:ascii="Calibri" w:hAnsi="Calibri" w:cs="Calibri"/>
          <w:color w:val="000000" w:themeColor="text1"/>
          <w:sz w:val="24"/>
          <w:szCs w:val="24"/>
        </w:rPr>
        <w:t xml:space="preserve"> It complements prior approaches that already have absolute calibration or independent lifetime data in place, offering a lighter-weight alternative where those aren’t available.</w:t>
      </w:r>
      <w:commentRangeEnd w:id="30"/>
      <w:r w:rsidR="004B12E0">
        <w:rPr>
          <w:rStyle w:val="CommentReference"/>
          <w:rFonts w:ascii="Calibri" w:hAnsi="Calibri" w:cs="Calibri"/>
          <w:color w:val="000000" w:themeColor="text1"/>
          <w:sz w:val="24"/>
          <w:szCs w:val="24"/>
        </w:rPr>
        <w:commentReference w:id="30"/>
      </w:r>
      <w:r>
        <w:rPr>
          <w:rFonts w:ascii="Calibri" w:hAnsi="Calibri" w:cs="Calibri"/>
          <w:color w:val="000000" w:themeColor="text1"/>
          <w:sz w:val="24"/>
          <w:szCs w:val="24"/>
        </w:rPr>
        <w:t xml:space="preserve"> We demonstrate the method by extracting the minority-carrier diffusion length in InP and GaAs wafers, and by using the surface recombination velocity index to track the progressive passivation of a freshly etched GaAs surface as its native oxide regrows.</w:t>
      </w:r>
      <w:r w:rsidRPr="00803481">
        <w:rPr>
          <w:rFonts w:ascii="Calibri" w:hAnsi="Calibri" w:cs="Calibri"/>
          <w:color w:val="000000" w:themeColor="text1"/>
          <w:sz w:val="24"/>
          <w:szCs w:val="24"/>
        </w:rPr>
        <w:t xml:space="preserve"> The same model and procedure apply to any semiconductor whose wavelength-dependent optical constants are known and whose thickness substantially exceeds the optical absorption depth, s</w:t>
      </w:r>
      <w:commentRangeStart w:id="32"/>
      <w:r w:rsidRPr="00803481">
        <w:rPr>
          <w:rFonts w:ascii="Calibri" w:hAnsi="Calibri" w:cs="Calibri"/>
          <w:color w:val="000000" w:themeColor="text1"/>
          <w:sz w:val="24"/>
          <w:szCs w:val="24"/>
        </w:rPr>
        <w:t>ince these constants enter through the ellipsometry-derived absorption coefficient rather than through material-specific fitting constants</w:t>
      </w:r>
      <w:commentRangeEnd w:id="32"/>
      <w:r w:rsidR="001D312B" w:rsidRPr="00803481">
        <w:rPr>
          <w:rStyle w:val="CommentReference"/>
          <w:rFonts w:ascii="Calibri" w:hAnsi="Calibri" w:cs="Calibri"/>
          <w:color w:val="000000" w:themeColor="text1"/>
          <w:sz w:val="24"/>
          <w:szCs w:val="24"/>
        </w:rPr>
        <w:commentReference w:id="32"/>
      </w:r>
      <w:r w:rsidRPr="00803481">
        <w:rPr>
          <w:rFonts w:ascii="Calibri" w:hAnsi="Calibri" w:cs="Calibri"/>
          <w:color w:val="000000" w:themeColor="text1"/>
          <w:sz w:val="24"/>
          <w:szCs w:val="24"/>
        </w:rPr>
        <w:t>. This combination of standard instrumentation and material-general applicability makes the approach a practical screening tool for semiconductor material quality.</w:t>
      </w:r>
    </w:p>
    <w:p w14:paraId="773D46C7" w14:textId="2A4AD2A9" w:rsidR="00221C2F" w:rsidRPr="00803481" w:rsidRDefault="00221C2F" w:rsidP="001D312B">
      <w:pPr>
        <w:pStyle w:val="Heading2"/>
        <w:numPr>
          <w:ilvl w:val="0"/>
          <w:numId w:val="20"/>
        </w:numPr>
        <w:jc w:val="both"/>
        <w:rPr>
          <w:rFonts w:ascii="Calibri" w:hAnsi="Calibri" w:cs="Calibri"/>
          <w:b w:val="0"/>
          <w:bCs w:val="0"/>
          <w:color w:val="000000" w:themeColor="text1"/>
          <w:sz w:val="28"/>
          <w:szCs w:val="28"/>
          <w:lang w:bidi="he-IL"/>
        </w:rPr>
      </w:pPr>
      <w:bookmarkStart w:id="33" w:name="_Ref239610963"/>
      <w:r w:rsidRPr="00803481">
        <w:rPr>
          <w:rFonts w:ascii="Calibri" w:hAnsi="Calibri" w:cs="Calibri"/>
          <w:color w:val="000000" w:themeColor="text1"/>
          <w:sz w:val="28"/>
          <w:szCs w:val="28"/>
        </w:rPr>
        <w:t>An analytic solution to the SELE and closed-form representation of the photoluminescence signal</w:t>
      </w:r>
      <w:bookmarkEnd w:id="33"/>
    </w:p>
    <w:p w14:paraId="04D1431F" w14:textId="77777777" w:rsidR="00221C2F" w:rsidRPr="00803481" w:rsidRDefault="00221C2F" w:rsidP="00221C2F">
      <w:pPr>
        <w:jc w:val="both"/>
        <w:rPr>
          <w:rFonts w:ascii="Calibri" w:hAnsi="Calibri" w:cs="Calibri"/>
          <w:b/>
          <w:bCs/>
          <w:color w:val="000000" w:themeColor="text1"/>
        </w:rPr>
      </w:pPr>
      <w:r w:rsidRPr="00803481">
        <w:rPr>
          <w:rFonts w:ascii="Calibri" w:hAnsi="Calibri" w:cs="Calibri"/>
        </w:rPr>
        <w:t xml:space="preserve">The analysis assumes a uniformly doped wafer whose thickness is much larger than both the optical absorption depth at the </w:t>
      </w:r>
      <w:commentRangeStart w:id="34"/>
      <w:r w:rsidRPr="00803481">
        <w:rPr>
          <w:rFonts w:ascii="Calibri" w:hAnsi="Calibri" w:cs="Calibri"/>
        </w:rPr>
        <w:t>relevant photoluminescence wavelengths</w:t>
      </w:r>
      <w:commentRangeEnd w:id="34"/>
      <w:r w:rsidR="004E0EFB" w:rsidRPr="00803481">
        <w:rPr>
          <w:rStyle w:val="CommentReference"/>
          <w:rFonts w:ascii="Calibri" w:hAnsi="Calibri" w:cs="Calibri"/>
          <w:sz w:val="22"/>
          <w:szCs w:val="22"/>
        </w:rPr>
        <w:commentReference w:id="34"/>
      </w:r>
      <w:r w:rsidRPr="00803481">
        <w:rPr>
          <w:rFonts w:ascii="Calibri" w:hAnsi="Calibri" w:cs="Calibri"/>
        </w:rPr>
        <w:t xml:space="preserve"> and the carrier diffusion length. Electric fields are neglected, such that carrier transport is governed solely by diffusion. Photon transmission from the wafer to the ambient is approximated by a step-function behavior, </w:t>
      </w:r>
      <m:oMath>
        <m:sSub>
          <m:sSubPr>
            <m:ctrlPr>
              <w:rPr>
                <w:rFonts w:ascii="Cambria Math" w:hAnsi="Cambria Math" w:cs="Calibri"/>
                <w:color w:val="000000" w:themeColor="text1"/>
              </w:rPr>
            </m:ctrlPr>
          </m:sSubPr>
          <m:e>
            <m:r>
              <m:rPr>
                <m:sty m:val="p"/>
              </m:rPr>
              <w:rPr>
                <w:rFonts w:ascii="Cambria Math" w:hAnsi="Cambria Math" w:cs="Calibri"/>
                <w:color w:val="000000" w:themeColor="text1"/>
              </w:rPr>
              <m:t>T</m:t>
            </m:r>
          </m:e>
          <m:sub>
            <m:r>
              <m:rPr>
                <m:sty m:val="p"/>
              </m:rPr>
              <w:rPr>
                <w:rFonts w:ascii="Cambria Math" w:hAnsi="Cambria Math" w:cs="Calibri"/>
                <w:color w:val="000000" w:themeColor="text1"/>
              </w:rPr>
              <m:t>f</m:t>
            </m:r>
          </m:sub>
        </m:sSub>
        <m:r>
          <m:rPr>
            <m:sty m:val="p"/>
          </m:rPr>
          <w:rPr>
            <w:rFonts w:ascii="Cambria Math" w:hAnsi="Cambria Math" w:cs="Calibri"/>
            <w:color w:val="000000" w:themeColor="text1"/>
          </w:rPr>
          <m:t>=T</m:t>
        </m:r>
        <m:d>
          <m:dPr>
            <m:ctrlPr>
              <w:rPr>
                <w:rFonts w:ascii="Cambria Math" w:hAnsi="Cambria Math" w:cs="Calibri"/>
                <w:color w:val="000000" w:themeColor="text1"/>
              </w:rPr>
            </m:ctrlPr>
          </m:dPr>
          <m:e>
            <m:r>
              <m:rPr>
                <m:sty m:val="p"/>
              </m:rPr>
              <w:rPr>
                <w:rFonts w:ascii="Cambria Math" w:hAnsi="Cambria Math" w:cs="Calibri"/>
                <w:color w:val="000000" w:themeColor="text1"/>
              </w:rPr>
              <m:t>θ&lt;</m:t>
            </m:r>
            <m:sSub>
              <m:sSubPr>
                <m:ctrlPr>
                  <w:rPr>
                    <w:rFonts w:ascii="Cambria Math" w:hAnsi="Cambria Math" w:cs="Calibri"/>
                    <w:color w:val="000000" w:themeColor="text1"/>
                  </w:rPr>
                </m:ctrlPr>
              </m:sSubPr>
              <m:e>
                <m:r>
                  <m:rPr>
                    <m:sty m:val="p"/>
                  </m:rPr>
                  <w:rPr>
                    <w:rFonts w:ascii="Cambria Math" w:hAnsi="Cambria Math" w:cs="Calibri"/>
                    <w:color w:val="000000" w:themeColor="text1"/>
                  </w:rPr>
                  <m:t>θ</m:t>
                </m:r>
              </m:e>
              <m:sub>
                <m:r>
                  <m:rPr>
                    <m:sty m:val="p"/>
                  </m:rPr>
                  <w:rPr>
                    <w:rFonts w:ascii="Cambria Math" w:hAnsi="Cambria Math" w:cs="Calibri"/>
                    <w:color w:val="000000" w:themeColor="text1"/>
                  </w:rPr>
                  <m:t>c</m:t>
                </m:r>
              </m:sub>
            </m:sSub>
          </m:e>
        </m:d>
      </m:oMath>
      <w:r w:rsidRPr="00803481">
        <w:rPr>
          <w:rFonts w:ascii="Calibri" w:hAnsi="Calibri" w:cs="Calibri"/>
          <w:color w:val="000000" w:themeColor="text1"/>
        </w:rPr>
        <w:t xml:space="preserve"> and 0 otherwise</w:t>
      </w:r>
      <w:r w:rsidRPr="00803481">
        <w:rPr>
          <w:rFonts w:ascii="Calibri" w:hAnsi="Calibri" w:cs="Calibri"/>
        </w:rPr>
        <w:t>. Photon recycling effects are neglected.</w:t>
      </w:r>
    </w:p>
    <w:p w14:paraId="6B08B548" w14:textId="7934AE89" w:rsidR="00221C2F" w:rsidRPr="00803481" w:rsidRDefault="00221C2F" w:rsidP="00221C2F">
      <w:pPr>
        <w:jc w:val="both"/>
        <w:rPr>
          <w:rFonts w:ascii="Calibri" w:hAnsi="Calibri" w:cs="Calibri"/>
        </w:rPr>
      </w:pPr>
      <w:r w:rsidRPr="00803481">
        <w:rPr>
          <w:rFonts w:ascii="Calibri" w:hAnsi="Calibri" w:cs="Calibri"/>
        </w:rPr>
        <w:t xml:space="preserve">The calculation proceeds by first determining the excess electron concentration </w:t>
      </w:r>
      <m:oMath>
        <m:r>
          <m:rPr>
            <m:sty m:val="p"/>
          </m:rPr>
          <w:rPr>
            <w:rFonts w:ascii="Cambria Math" w:hAnsi="Cambria Math" w:cs="Calibri"/>
          </w:rPr>
          <m:t>Δ</m:t>
        </m:r>
        <m:sSub>
          <m:sSubPr>
            <m:ctrlPr>
              <w:rPr>
                <w:rFonts w:ascii="Cambria Math" w:hAnsi="Cambria Math" w:cs="Calibri"/>
              </w:rPr>
            </m:ctrlPr>
          </m:sSubPr>
          <m:e>
            <m:r>
              <m:rPr>
                <m:sty m:val="p"/>
              </m:rPr>
              <w:rPr>
                <w:rFonts w:ascii="Cambria Math" w:hAnsi="Cambria Math" w:cs="Calibri"/>
              </w:rPr>
              <m:t>n</m:t>
            </m:r>
          </m:e>
          <m:sub>
            <m:r>
              <m:rPr>
                <m:sty m:val="p"/>
              </m:rPr>
              <w:rPr>
                <w:rFonts w:ascii="Cambria Math" w:hAnsi="Cambria Math" w:cs="Calibri"/>
              </w:rPr>
              <m:t>δ</m:t>
            </m:r>
          </m:sub>
        </m:sSub>
      </m:oMath>
      <w:r w:rsidR="00C8666A">
        <w:rPr>
          <w:rFonts w:ascii="Calibri" w:hAnsi="Calibri" w:cs="Calibri"/>
        </w:rPr>
        <w:t xml:space="preserve"> </w:t>
      </w:r>
      <w:r w:rsidRPr="00803481">
        <w:rPr>
          <w:rFonts w:ascii="Calibri" w:hAnsi="Calibri" w:cs="Calibri"/>
        </w:rPr>
        <w:t xml:space="preserve">in response to a localized excitation of the form </w:t>
      </w:r>
      <m:oMath>
        <m:r>
          <m:rPr>
            <m:sty m:val="p"/>
          </m:rPr>
          <w:rPr>
            <w:rFonts w:ascii="Cambria Math" w:hAnsi="Cambria Math" w:cs="Calibri"/>
            <w:color w:val="000000" w:themeColor="text1"/>
          </w:rPr>
          <m:t>δ</m:t>
        </m:r>
        <m:d>
          <m:dPr>
            <m:ctrlPr>
              <w:rPr>
                <w:rFonts w:ascii="Cambria Math" w:hAnsi="Cambria Math" w:cs="Calibri"/>
                <w:color w:val="000000" w:themeColor="text1"/>
              </w:rPr>
            </m:ctrlPr>
          </m:dPr>
          <m:e>
            <m:r>
              <m:rPr>
                <m:sty m:val="p"/>
              </m:rPr>
              <w:rPr>
                <w:rFonts w:ascii="Cambria Math" w:hAnsi="Cambria Math" w:cs="Calibri"/>
                <w:color w:val="000000" w:themeColor="text1"/>
              </w:rPr>
              <m:t>x-</m:t>
            </m:r>
            <m:sSub>
              <m:sSubPr>
                <m:ctrlPr>
                  <w:rPr>
                    <w:rFonts w:ascii="Cambria Math" w:hAnsi="Cambria Math" w:cs="Calibri"/>
                    <w:color w:val="000000" w:themeColor="text1"/>
                  </w:rPr>
                </m:ctrlPr>
              </m:sSubPr>
              <m:e>
                <m:r>
                  <m:rPr>
                    <m:sty m:val="p"/>
                  </m:rPr>
                  <w:rPr>
                    <w:rFonts w:ascii="Cambria Math" w:hAnsi="Cambria Math" w:cs="Calibri"/>
                    <w:color w:val="000000" w:themeColor="text1"/>
                  </w:rPr>
                  <m:t>x</m:t>
                </m:r>
              </m:e>
              <m:sub>
                <m:r>
                  <m:rPr>
                    <m:sty m:val="p"/>
                  </m:rPr>
                  <w:rPr>
                    <w:rFonts w:ascii="Cambria Math" w:hAnsi="Cambria Math" w:cs="Calibri"/>
                    <w:color w:val="000000" w:themeColor="text1"/>
                  </w:rPr>
                  <m:t>0</m:t>
                </m:r>
              </m:sub>
            </m:sSub>
          </m:e>
        </m:d>
        <m:sSub>
          <m:sSubPr>
            <m:ctrlPr>
              <w:rPr>
                <w:rFonts w:ascii="Cambria Math" w:hAnsi="Cambria Math" w:cs="Calibri"/>
                <w:color w:val="000000" w:themeColor="text1"/>
              </w:rPr>
            </m:ctrlPr>
          </m:sSubPr>
          <m:e>
            <m:r>
              <m:rPr>
                <m:sty m:val="p"/>
              </m:rPr>
              <w:rPr>
                <w:rFonts w:ascii="Cambria Math" w:hAnsi="Cambria Math" w:cs="Calibri"/>
                <w:color w:val="000000" w:themeColor="text1"/>
              </w:rPr>
              <m:t>G</m:t>
            </m:r>
          </m:e>
          <m:sub>
            <m:r>
              <m:rPr>
                <m:sty m:val="p"/>
              </m:rPr>
              <w:rPr>
                <w:rFonts w:ascii="Cambria Math" w:hAnsi="Cambria Math" w:cs="Calibri"/>
                <w:color w:val="000000" w:themeColor="text1"/>
              </w:rPr>
              <m:t>0</m:t>
            </m:r>
          </m:sub>
        </m:sSub>
      </m:oMath>
      <w:r w:rsidRPr="00803481">
        <w:rPr>
          <w:rFonts w:ascii="Calibri" w:hAnsi="Calibri" w:cs="Calibri"/>
          <w:color w:val="000000" w:themeColor="text1"/>
        </w:rPr>
        <w:t xml:space="preserve">. </w:t>
      </w:r>
      <w:r w:rsidRPr="00803481">
        <w:rPr>
          <w:rFonts w:ascii="Calibri" w:hAnsi="Calibri" w:cs="Calibri"/>
        </w:rPr>
        <w:t xml:space="preserve">Based on this carrier distribution, the radiative recombination rate is then evaluated as a function of energy and position,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9"/>
        <w:gridCol w:w="961"/>
      </w:tblGrid>
      <w:tr w:rsidR="00221C2F" w:rsidRPr="00803481" w14:paraId="79BF144D" w14:textId="77777777" w:rsidTr="00781AE8">
        <w:tc>
          <w:tcPr>
            <w:tcW w:w="4000" w:type="pct"/>
            <w:vAlign w:val="center"/>
          </w:tcPr>
          <w:p w14:paraId="481F6DC3" w14:textId="77777777" w:rsidR="00221C2F" w:rsidRPr="00803481" w:rsidRDefault="00000000" w:rsidP="00781AE8">
            <w:pPr>
              <w:pStyle w:val="ListParagraph"/>
              <w:jc w:val="both"/>
              <w:rPr>
                <w:rFonts w:ascii="Calibri" w:hAnsi="Calibri" w:cs="Calibri"/>
                <w:color w:val="000000" w:themeColor="text1"/>
              </w:rPr>
            </w:pPr>
            <m:oMathPara>
              <m:oMathParaPr>
                <m:jc m:val="center"/>
              </m:oMathParaPr>
              <m:oMath>
                <m:sSub>
                  <m:sSubPr>
                    <m:ctrlPr>
                      <w:rPr>
                        <w:rFonts w:ascii="Cambria Math" w:hAnsi="Cambria Math" w:cs="Calibri"/>
                        <w:color w:val="000000" w:themeColor="text1"/>
                      </w:rPr>
                    </m:ctrlPr>
                  </m:sSubPr>
                  <m:e>
                    <m:r>
                      <m:rPr>
                        <m:sty m:val="p"/>
                      </m:rPr>
                      <w:rPr>
                        <w:rFonts w:ascii="Cambria Math" w:hAnsi="Cambria Math" w:cs="Calibri"/>
                        <w:color w:val="000000" w:themeColor="text1"/>
                      </w:rPr>
                      <m:t>R</m:t>
                    </m:r>
                  </m:e>
                  <m:sub>
                    <m:r>
                      <m:rPr>
                        <m:sty m:val="p"/>
                      </m:rPr>
                      <w:rPr>
                        <w:rFonts w:ascii="Cambria Math" w:hAnsi="Cambria Math" w:cs="Calibri"/>
                        <w:color w:val="000000" w:themeColor="text1"/>
                      </w:rPr>
                      <m:t>rad</m:t>
                    </m:r>
                  </m:sub>
                </m:sSub>
                <m:d>
                  <m:dPr>
                    <m:ctrlPr>
                      <w:rPr>
                        <w:rFonts w:ascii="Cambria Math" w:hAnsi="Cambria Math" w:cs="Calibri"/>
                        <w:color w:val="000000" w:themeColor="text1"/>
                      </w:rPr>
                    </m:ctrlPr>
                  </m:dPr>
                  <m:e>
                    <m:r>
                      <m:rPr>
                        <m:sty m:val="p"/>
                      </m:rPr>
                      <w:rPr>
                        <w:rFonts w:ascii="Cambria Math" w:hAnsi="Cambria Math" w:cs="Calibri"/>
                        <w:color w:val="000000" w:themeColor="text1"/>
                      </w:rPr>
                      <m:t>E,x,</m:t>
                    </m:r>
                    <m:sSub>
                      <m:sSubPr>
                        <m:ctrlPr>
                          <w:rPr>
                            <w:rFonts w:ascii="Cambria Math" w:hAnsi="Cambria Math" w:cs="Calibri"/>
                            <w:color w:val="000000" w:themeColor="text1"/>
                          </w:rPr>
                        </m:ctrlPr>
                      </m:sSubPr>
                      <m:e>
                        <m:r>
                          <m:rPr>
                            <m:sty m:val="p"/>
                          </m:rPr>
                          <w:rPr>
                            <w:rFonts w:ascii="Cambria Math" w:hAnsi="Cambria Math" w:cs="Calibri"/>
                            <w:color w:val="000000" w:themeColor="text1"/>
                          </w:rPr>
                          <m:t>x</m:t>
                        </m:r>
                      </m:e>
                      <m:sub>
                        <m:r>
                          <m:rPr>
                            <m:sty m:val="p"/>
                          </m:rPr>
                          <w:rPr>
                            <w:rFonts w:ascii="Cambria Math" w:hAnsi="Cambria Math" w:cs="Calibri"/>
                            <w:color w:val="000000" w:themeColor="text1"/>
                          </w:rPr>
                          <m:t>0</m:t>
                        </m:r>
                      </m:sub>
                    </m:sSub>
                  </m:e>
                </m:d>
                <m:r>
                  <m:rPr>
                    <m:sty m:val="p"/>
                  </m:rPr>
                  <w:rPr>
                    <w:rFonts w:ascii="Cambria Math" w:hAnsi="Cambria Math" w:cs="Calibri"/>
                    <w:color w:val="000000" w:themeColor="text1"/>
                  </w:rPr>
                  <m:t>=</m:t>
                </m:r>
                <m:sSup>
                  <m:sSupPr>
                    <m:ctrlPr>
                      <w:rPr>
                        <w:rFonts w:ascii="Cambria Math" w:hAnsi="Cambria Math" w:cs="Calibri"/>
                        <w:color w:val="000000" w:themeColor="text1"/>
                      </w:rPr>
                    </m:ctrlPr>
                  </m:sSupPr>
                  <m:e>
                    <m:r>
                      <m:rPr>
                        <m:sty m:val="p"/>
                      </m:rPr>
                      <w:rPr>
                        <w:rFonts w:ascii="Cambria Math" w:hAnsi="Cambria Math" w:cs="Calibri"/>
                        <w:color w:val="000000" w:themeColor="text1"/>
                      </w:rPr>
                      <m:t>B</m:t>
                    </m:r>
                  </m:e>
                  <m:sup>
                    <m:r>
                      <m:rPr>
                        <m:sty m:val="p"/>
                      </m:rPr>
                      <w:rPr>
                        <w:rFonts w:ascii="Cambria Math" w:hAnsi="Cambria Math" w:cs="Calibri"/>
                        <w:color w:val="000000" w:themeColor="text1"/>
                      </w:rPr>
                      <m:t>'</m:t>
                    </m:r>
                  </m:sup>
                </m:sSup>
                <m:d>
                  <m:dPr>
                    <m:ctrlPr>
                      <w:rPr>
                        <w:rFonts w:ascii="Cambria Math" w:hAnsi="Cambria Math" w:cs="Calibri"/>
                        <w:color w:val="000000" w:themeColor="text1"/>
                      </w:rPr>
                    </m:ctrlPr>
                  </m:dPr>
                  <m:e>
                    <m:r>
                      <m:rPr>
                        <m:sty m:val="p"/>
                      </m:rPr>
                      <w:rPr>
                        <w:rFonts w:ascii="Cambria Math" w:hAnsi="Cambria Math" w:cs="Calibri"/>
                        <w:color w:val="000000" w:themeColor="text1"/>
                      </w:rPr>
                      <m:t>E</m:t>
                    </m:r>
                  </m:e>
                </m:d>
                <m:r>
                  <m:rPr>
                    <m:sty m:val="p"/>
                  </m:rPr>
                  <w:rPr>
                    <w:rFonts w:ascii="Cambria Math" w:hAnsi="Cambria Math" w:cs="Calibri"/>
                    <w:color w:val="000000" w:themeColor="text1"/>
                  </w:rPr>
                  <m:t>⋅</m:t>
                </m:r>
                <m:d>
                  <m:dPr>
                    <m:ctrlPr>
                      <w:rPr>
                        <w:rFonts w:ascii="Cambria Math" w:hAnsi="Cambria Math" w:cs="Calibri"/>
                        <w:color w:val="000000" w:themeColor="text1"/>
                      </w:rPr>
                    </m:ctrlPr>
                  </m:dPr>
                  <m:e>
                    <m:r>
                      <m:rPr>
                        <m:sty m:val="p"/>
                      </m:rPr>
                      <w:rPr>
                        <w:rFonts w:ascii="Cambria Math" w:hAnsi="Cambria Math" w:cs="Calibri"/>
                        <w:color w:val="000000" w:themeColor="text1"/>
                      </w:rPr>
                      <m:t>n</m:t>
                    </m:r>
                    <m:d>
                      <m:dPr>
                        <m:ctrlPr>
                          <w:rPr>
                            <w:rFonts w:ascii="Cambria Math" w:hAnsi="Cambria Math" w:cs="Calibri"/>
                            <w:color w:val="000000" w:themeColor="text1"/>
                          </w:rPr>
                        </m:ctrlPr>
                      </m:dPr>
                      <m:e>
                        <m:r>
                          <m:rPr>
                            <m:sty m:val="p"/>
                          </m:rPr>
                          <w:rPr>
                            <w:rFonts w:ascii="Cambria Math" w:hAnsi="Cambria Math" w:cs="Calibri"/>
                            <w:color w:val="000000" w:themeColor="text1"/>
                          </w:rPr>
                          <m:t>x,</m:t>
                        </m:r>
                        <m:sSub>
                          <m:sSubPr>
                            <m:ctrlPr>
                              <w:rPr>
                                <w:rFonts w:ascii="Cambria Math" w:hAnsi="Cambria Math" w:cs="Calibri"/>
                                <w:color w:val="000000" w:themeColor="text1"/>
                              </w:rPr>
                            </m:ctrlPr>
                          </m:sSubPr>
                          <m:e>
                            <m:r>
                              <m:rPr>
                                <m:sty m:val="p"/>
                              </m:rPr>
                              <w:rPr>
                                <w:rFonts w:ascii="Cambria Math" w:hAnsi="Cambria Math" w:cs="Calibri"/>
                                <w:color w:val="000000" w:themeColor="text1"/>
                              </w:rPr>
                              <m:t>x</m:t>
                            </m:r>
                          </m:e>
                          <m:sub>
                            <m:r>
                              <m:rPr>
                                <m:sty m:val="p"/>
                              </m:rPr>
                              <w:rPr>
                                <w:rFonts w:ascii="Cambria Math" w:hAnsi="Cambria Math" w:cs="Calibri"/>
                                <w:color w:val="000000" w:themeColor="text1"/>
                              </w:rPr>
                              <m:t>0</m:t>
                            </m:r>
                          </m:sub>
                        </m:sSub>
                      </m:e>
                    </m:d>
                    <m:r>
                      <m:rPr>
                        <m:sty m:val="p"/>
                      </m:rPr>
                      <w:rPr>
                        <w:rFonts w:ascii="Cambria Math" w:hAnsi="Cambria Math" w:cs="Calibri"/>
                        <w:color w:val="000000" w:themeColor="text1"/>
                      </w:rPr>
                      <m:t>⋅p-</m:t>
                    </m:r>
                    <m:sSub>
                      <m:sSubPr>
                        <m:ctrlPr>
                          <w:rPr>
                            <w:rFonts w:ascii="Cambria Math" w:hAnsi="Cambria Math" w:cs="Calibri"/>
                            <w:color w:val="000000" w:themeColor="text1"/>
                          </w:rPr>
                        </m:ctrlPr>
                      </m:sSubPr>
                      <m:e>
                        <m:r>
                          <m:rPr>
                            <m:sty m:val="p"/>
                          </m:rPr>
                          <w:rPr>
                            <w:rFonts w:ascii="Cambria Math" w:hAnsi="Cambria Math" w:cs="Calibri"/>
                            <w:color w:val="000000" w:themeColor="text1"/>
                          </w:rPr>
                          <m:t>n</m:t>
                        </m:r>
                      </m:e>
                      <m:sub>
                        <m:r>
                          <m:rPr>
                            <m:sty m:val="p"/>
                          </m:rPr>
                          <w:rPr>
                            <w:rFonts w:ascii="Cambria Math" w:hAnsi="Cambria Math" w:cs="Calibri"/>
                            <w:color w:val="000000" w:themeColor="text1"/>
                          </w:rPr>
                          <m:t>0</m:t>
                        </m:r>
                      </m:sub>
                    </m:sSub>
                    <m:sSub>
                      <m:sSubPr>
                        <m:ctrlPr>
                          <w:rPr>
                            <w:rFonts w:ascii="Cambria Math" w:hAnsi="Cambria Math" w:cs="Calibri"/>
                            <w:color w:val="000000" w:themeColor="text1"/>
                          </w:rPr>
                        </m:ctrlPr>
                      </m:sSubPr>
                      <m:e>
                        <m:r>
                          <m:rPr>
                            <m:sty m:val="p"/>
                          </m:rPr>
                          <w:rPr>
                            <w:rFonts w:ascii="Cambria Math" w:hAnsi="Cambria Math" w:cs="Calibri"/>
                            <w:color w:val="000000" w:themeColor="text1"/>
                          </w:rPr>
                          <m:t>p</m:t>
                        </m:r>
                      </m:e>
                      <m:sub>
                        <m:r>
                          <m:rPr>
                            <m:sty m:val="p"/>
                          </m:rPr>
                          <w:rPr>
                            <w:rFonts w:ascii="Cambria Math" w:hAnsi="Cambria Math" w:cs="Calibri"/>
                            <w:color w:val="000000" w:themeColor="text1"/>
                          </w:rPr>
                          <m:t>0</m:t>
                        </m:r>
                      </m:sub>
                    </m:sSub>
                  </m:e>
                </m:d>
                <m:r>
                  <m:rPr>
                    <m:sty m:val="p"/>
                  </m:rPr>
                  <w:rPr>
                    <w:rFonts w:ascii="Cambria Math" w:hAnsi="Cambria Math" w:cs="Calibri"/>
                    <w:color w:val="000000" w:themeColor="text1"/>
                  </w:rPr>
                  <m:t>≈</m:t>
                </m:r>
                <m:sSup>
                  <m:sSupPr>
                    <m:ctrlPr>
                      <w:rPr>
                        <w:rFonts w:ascii="Cambria Math" w:hAnsi="Cambria Math" w:cs="Calibri"/>
                        <w:color w:val="000000" w:themeColor="text1"/>
                      </w:rPr>
                    </m:ctrlPr>
                  </m:sSupPr>
                  <m:e>
                    <m:r>
                      <m:rPr>
                        <m:sty m:val="p"/>
                      </m:rPr>
                      <w:rPr>
                        <w:rFonts w:ascii="Cambria Math" w:hAnsi="Cambria Math" w:cs="Calibri"/>
                        <w:color w:val="000000" w:themeColor="text1"/>
                      </w:rPr>
                      <m:t>B</m:t>
                    </m:r>
                  </m:e>
                  <m:sup>
                    <m:r>
                      <m:rPr>
                        <m:sty m:val="p"/>
                      </m:rPr>
                      <w:rPr>
                        <w:rFonts w:ascii="Cambria Math" w:hAnsi="Cambria Math" w:cs="Calibri"/>
                        <w:color w:val="000000" w:themeColor="text1"/>
                      </w:rPr>
                      <m:t>'</m:t>
                    </m:r>
                  </m:sup>
                </m:sSup>
                <m:d>
                  <m:dPr>
                    <m:ctrlPr>
                      <w:rPr>
                        <w:rFonts w:ascii="Cambria Math" w:hAnsi="Cambria Math" w:cs="Calibri"/>
                        <w:color w:val="000000" w:themeColor="text1"/>
                      </w:rPr>
                    </m:ctrlPr>
                  </m:dPr>
                  <m:e>
                    <m:r>
                      <m:rPr>
                        <m:sty m:val="p"/>
                      </m:rPr>
                      <w:rPr>
                        <w:rFonts w:ascii="Cambria Math" w:hAnsi="Cambria Math" w:cs="Calibri"/>
                        <w:color w:val="000000" w:themeColor="text1"/>
                      </w:rPr>
                      <m:t>E</m:t>
                    </m:r>
                  </m:e>
                </m:d>
                <m:sSub>
                  <m:sSubPr>
                    <m:ctrlPr>
                      <w:rPr>
                        <w:rFonts w:ascii="Cambria Math" w:hAnsi="Cambria Math" w:cs="Calibri"/>
                        <w:color w:val="000000" w:themeColor="text1"/>
                      </w:rPr>
                    </m:ctrlPr>
                  </m:sSubPr>
                  <m:e>
                    <m:r>
                      <m:rPr>
                        <m:sty m:val="p"/>
                      </m:rPr>
                      <w:rPr>
                        <w:rFonts w:ascii="Cambria Math" w:hAnsi="Cambria Math" w:cs="Calibri"/>
                        <w:color w:val="000000" w:themeColor="text1"/>
                      </w:rPr>
                      <m:t>p</m:t>
                    </m:r>
                  </m:e>
                  <m:sub>
                    <m:r>
                      <m:rPr>
                        <m:sty m:val="p"/>
                      </m:rPr>
                      <w:rPr>
                        <w:rFonts w:ascii="Cambria Math" w:hAnsi="Cambria Math" w:cs="Calibri"/>
                        <w:color w:val="000000" w:themeColor="text1"/>
                      </w:rPr>
                      <m:t>0</m:t>
                    </m:r>
                  </m:sub>
                </m:sSub>
                <m:r>
                  <m:rPr>
                    <m:sty m:val="p"/>
                  </m:rPr>
                  <w:rPr>
                    <w:rFonts w:ascii="Cambria Math" w:hAnsi="Cambria Math" w:cs="Calibri"/>
                    <w:color w:val="000000" w:themeColor="text1"/>
                  </w:rPr>
                  <m:t>Δ</m:t>
                </m:r>
                <m:sSub>
                  <m:sSubPr>
                    <m:ctrlPr>
                      <w:rPr>
                        <w:rFonts w:ascii="Cambria Math" w:hAnsi="Cambria Math" w:cs="Calibri"/>
                        <w:color w:val="000000" w:themeColor="text1"/>
                      </w:rPr>
                    </m:ctrlPr>
                  </m:sSubPr>
                  <m:e>
                    <m:r>
                      <m:rPr>
                        <m:sty m:val="p"/>
                      </m:rPr>
                      <w:rPr>
                        <w:rFonts w:ascii="Cambria Math" w:hAnsi="Cambria Math" w:cs="Calibri"/>
                        <w:color w:val="000000" w:themeColor="text1"/>
                      </w:rPr>
                      <m:t>n</m:t>
                    </m:r>
                  </m:e>
                  <m:sub>
                    <m:r>
                      <m:rPr>
                        <m:sty m:val="p"/>
                      </m:rPr>
                      <w:rPr>
                        <w:rFonts w:ascii="Cambria Math" w:hAnsi="Cambria Math" w:cs="Calibri"/>
                        <w:color w:val="000000" w:themeColor="text1"/>
                      </w:rPr>
                      <m:t>δ</m:t>
                    </m:r>
                  </m:sub>
                </m:sSub>
                <m:d>
                  <m:dPr>
                    <m:ctrlPr>
                      <w:rPr>
                        <w:rFonts w:ascii="Cambria Math" w:hAnsi="Cambria Math" w:cs="Calibri"/>
                        <w:color w:val="000000" w:themeColor="text1"/>
                      </w:rPr>
                    </m:ctrlPr>
                  </m:dPr>
                  <m:e>
                    <m:r>
                      <m:rPr>
                        <m:sty m:val="p"/>
                      </m:rPr>
                      <w:rPr>
                        <w:rFonts w:ascii="Cambria Math" w:hAnsi="Cambria Math" w:cs="Calibri"/>
                        <w:color w:val="000000" w:themeColor="text1"/>
                      </w:rPr>
                      <m:t>x,</m:t>
                    </m:r>
                    <m:sSub>
                      <m:sSubPr>
                        <m:ctrlPr>
                          <w:rPr>
                            <w:rFonts w:ascii="Cambria Math" w:hAnsi="Cambria Math" w:cs="Calibri"/>
                            <w:color w:val="000000" w:themeColor="text1"/>
                          </w:rPr>
                        </m:ctrlPr>
                      </m:sSubPr>
                      <m:e>
                        <m:r>
                          <m:rPr>
                            <m:sty m:val="p"/>
                          </m:rPr>
                          <w:rPr>
                            <w:rFonts w:ascii="Cambria Math" w:hAnsi="Cambria Math" w:cs="Calibri"/>
                            <w:color w:val="000000" w:themeColor="text1"/>
                          </w:rPr>
                          <m:t>x</m:t>
                        </m:r>
                      </m:e>
                      <m:sub>
                        <m:r>
                          <m:rPr>
                            <m:sty m:val="p"/>
                          </m:rPr>
                          <w:rPr>
                            <w:rFonts w:ascii="Cambria Math" w:hAnsi="Cambria Math" w:cs="Calibri"/>
                            <w:color w:val="000000" w:themeColor="text1"/>
                          </w:rPr>
                          <m:t>0</m:t>
                        </m:r>
                      </m:sub>
                    </m:sSub>
                  </m:e>
                </m:d>
              </m:oMath>
            </m:oMathPara>
          </w:p>
          <w:p w14:paraId="78C2AD2D" w14:textId="77777777" w:rsidR="00221C2F" w:rsidRPr="00803481" w:rsidRDefault="00221C2F" w:rsidP="00781AE8">
            <w:pPr>
              <w:jc w:val="both"/>
              <w:rPr>
                <w:rFonts w:ascii="Calibri" w:hAnsi="Calibri" w:cs="Calibri"/>
                <w:color w:val="000000" w:themeColor="text1"/>
              </w:rPr>
            </w:pPr>
          </w:p>
        </w:tc>
        <w:tc>
          <w:tcPr>
            <w:tcW w:w="500" w:type="pct"/>
            <w:vAlign w:val="center"/>
          </w:tcPr>
          <w:p w14:paraId="5F7A814B" w14:textId="011AF228" w:rsidR="00221C2F" w:rsidRPr="00803481" w:rsidRDefault="00221C2F" w:rsidP="00781AE8">
            <w:pPr>
              <w:jc w:val="both"/>
              <w:rPr>
                <w:rFonts w:ascii="Calibri" w:hAnsi="Calibri" w:cs="Calibri"/>
                <w:color w:val="000000" w:themeColor="text1"/>
                <w:rtl/>
              </w:rPr>
            </w:pPr>
            <w:r w:rsidRPr="00803481">
              <w:rPr>
                <w:rFonts w:ascii="Calibri" w:hAnsi="Calibri" w:cs="Calibri"/>
                <w:color w:val="000000" w:themeColor="text1"/>
              </w:rPr>
              <w:t>(</w:t>
            </w:r>
            <w:r w:rsidRPr="00803481">
              <w:rPr>
                <w:rFonts w:ascii="Calibri" w:hAnsi="Calibri" w:cs="Calibri"/>
                <w:color w:val="000000" w:themeColor="text1"/>
              </w:rPr>
              <w:fldChar w:fldCharType="begin"/>
            </w:r>
            <w:r w:rsidRPr="00803481">
              <w:rPr>
                <w:rFonts w:ascii="Calibri" w:hAnsi="Calibri" w:cs="Calibri"/>
                <w:color w:val="000000" w:themeColor="text1"/>
              </w:rPr>
              <w:instrText xml:space="preserve"> SEQ Equation \* ARABIC </w:instrText>
            </w:r>
            <w:r w:rsidRPr="00803481">
              <w:rPr>
                <w:rFonts w:ascii="Calibri" w:hAnsi="Calibri" w:cs="Calibri"/>
                <w:color w:val="000000" w:themeColor="text1"/>
              </w:rPr>
              <w:fldChar w:fldCharType="separate"/>
            </w:r>
            <w:r w:rsidR="003C2E42" w:rsidRPr="00803481">
              <w:rPr>
                <w:rFonts w:ascii="Calibri" w:hAnsi="Calibri" w:cs="Calibri"/>
                <w:noProof/>
                <w:color w:val="000000" w:themeColor="text1"/>
              </w:rPr>
              <w:t>1</w:t>
            </w:r>
            <w:r w:rsidRPr="00803481">
              <w:rPr>
                <w:rFonts w:ascii="Calibri" w:hAnsi="Calibri" w:cs="Calibri"/>
                <w:color w:val="000000" w:themeColor="text1"/>
              </w:rPr>
              <w:fldChar w:fldCharType="end"/>
            </w:r>
            <w:r w:rsidRPr="00803481">
              <w:rPr>
                <w:rFonts w:ascii="Calibri" w:hAnsi="Calibri" w:cs="Calibri"/>
                <w:color w:val="000000" w:themeColor="text1"/>
              </w:rPr>
              <w:t>)</w:t>
            </w:r>
          </w:p>
        </w:tc>
      </w:tr>
    </w:tbl>
    <w:p w14:paraId="327ACA0E" w14:textId="316C2753" w:rsidR="00221C2F" w:rsidRPr="00803481" w:rsidRDefault="00221C2F" w:rsidP="00221C2F">
      <w:pPr>
        <w:jc w:val="both"/>
        <w:rPr>
          <w:rFonts w:ascii="Calibri" w:hAnsi="Calibri" w:cs="Calibri"/>
          <w:color w:val="000000" w:themeColor="text1"/>
        </w:rPr>
      </w:pPr>
      <w:r w:rsidRPr="00803481">
        <w:rPr>
          <w:rFonts w:ascii="Calibri" w:hAnsi="Calibri" w:cs="Calibri"/>
        </w:rPr>
        <w:t xml:space="preserve">where the approximation follows from low-level injection. The photon generation coefficient under the non-degenerate approximation </w:t>
      </w:r>
      <w:r w:rsidRPr="00803481">
        <w:rPr>
          <w:rFonts w:ascii="Calibri" w:hAnsi="Calibri" w:cs="Calibri"/>
          <w:color w:val="000000" w:themeColor="text1"/>
        </w:rPr>
        <w:t>is given by</w:t>
      </w:r>
      <w:r w:rsidRPr="00EC72E6">
        <w:rPr>
          <w:rFonts w:ascii="Calibri" w:hAnsi="Calibri" w:cs="Calibri"/>
          <w:color w:val="000000" w:themeColor="text1"/>
          <w:sz w:val="24"/>
          <w:szCs w:val="24"/>
        </w:rPr>
        <w:t xml:space="preserve"> </w:t>
      </w:r>
      <w:r w:rsidR="00F16736" w:rsidRPr="00EC72E6">
        <w:rPr>
          <w:rFonts w:ascii="Calibri" w:hAnsi="Calibri" w:cs="Calibri"/>
          <w:color w:val="000000" w:themeColor="text1"/>
          <w:sz w:val="24"/>
          <w:szCs w:val="24"/>
        </w:rPr>
        <w:fldChar w:fldCharType="begin"/>
      </w:r>
      <w:r w:rsidR="00F16736" w:rsidRPr="00EC72E6">
        <w:rPr>
          <w:rFonts w:ascii="Calibri" w:hAnsi="Calibri" w:cs="Calibri"/>
          <w:color w:val="000000" w:themeColor="text1"/>
          <w:sz w:val="24"/>
          <w:szCs w:val="24"/>
        </w:rPr>
        <w:instrText xml:space="preserve"> REF _Ref239594350 \r \h </w:instrText>
      </w:r>
      <w:r w:rsidR="00EC72E6">
        <w:rPr>
          <w:rFonts w:ascii="Calibri" w:hAnsi="Calibri" w:cs="Calibri"/>
          <w:color w:val="000000" w:themeColor="text1"/>
          <w:sz w:val="24"/>
          <w:szCs w:val="24"/>
        </w:rPr>
        <w:instrText xml:space="preserve"> \* MERGEFORMAT </w:instrText>
      </w:r>
      <w:r w:rsidR="00F16736" w:rsidRPr="00EC72E6">
        <w:rPr>
          <w:rFonts w:ascii="Calibri" w:hAnsi="Calibri" w:cs="Calibri"/>
          <w:color w:val="000000" w:themeColor="text1"/>
          <w:sz w:val="24"/>
          <w:szCs w:val="24"/>
        </w:rPr>
      </w:r>
      <w:r w:rsidR="00F16736" w:rsidRPr="00EC72E6">
        <w:rPr>
          <w:rFonts w:ascii="Calibri" w:hAnsi="Calibri" w:cs="Calibri"/>
          <w:color w:val="000000" w:themeColor="text1"/>
          <w:sz w:val="24"/>
          <w:szCs w:val="24"/>
        </w:rPr>
        <w:fldChar w:fldCharType="separate"/>
      </w:r>
      <w:r w:rsidR="00F16736" w:rsidRPr="00EC72E6">
        <w:rPr>
          <w:rFonts w:ascii="Calibri" w:hAnsi="Calibri" w:cs="Calibri"/>
          <w:color w:val="000000" w:themeColor="text1"/>
          <w:sz w:val="24"/>
          <w:szCs w:val="24"/>
          <w:cs/>
        </w:rPr>
        <w:t>‎</w:t>
      </w:r>
      <w:r w:rsidR="00F16736" w:rsidRPr="00EC72E6">
        <w:rPr>
          <w:rFonts w:ascii="Calibri" w:hAnsi="Calibri" w:cs="Calibri"/>
          <w:color w:val="000000" w:themeColor="text1"/>
          <w:sz w:val="24"/>
          <w:szCs w:val="24"/>
        </w:rPr>
        <w:t>[17]</w:t>
      </w:r>
      <w:r w:rsidR="00F16736" w:rsidRPr="00EC72E6">
        <w:rPr>
          <w:rFonts w:ascii="Calibri" w:hAnsi="Calibri" w:cs="Calibri"/>
          <w:color w:val="000000" w:themeColor="text1"/>
          <w:sz w:val="24"/>
          <w:szCs w:val="24"/>
        </w:rPr>
        <w:fldChar w:fldCharType="end"/>
      </w:r>
      <w:r w:rsidR="008D1DB7">
        <w:rPr>
          <w:rFonts w:ascii="Calibri" w:hAnsi="Calibri" w:cs="Calibri"/>
          <w:color w:val="000000" w:themeColor="text1"/>
          <w:sz w:val="24"/>
          <w:szCs w:val="24"/>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
        <w:gridCol w:w="6912"/>
        <w:gridCol w:w="864"/>
      </w:tblGrid>
      <w:tr w:rsidR="00221C2F" w:rsidRPr="00803481" w14:paraId="671C7724" w14:textId="77777777" w:rsidTr="00781AE8">
        <w:tc>
          <w:tcPr>
            <w:tcW w:w="500" w:type="pct"/>
          </w:tcPr>
          <w:p w14:paraId="2BA64D22" w14:textId="77777777" w:rsidR="00221C2F" w:rsidRPr="00803481" w:rsidRDefault="00221C2F" w:rsidP="00781AE8">
            <w:pPr>
              <w:jc w:val="both"/>
              <w:rPr>
                <w:rFonts w:ascii="Calibri" w:hAnsi="Calibri" w:cs="Calibri"/>
                <w:color w:val="000000" w:themeColor="text1"/>
              </w:rPr>
            </w:pPr>
          </w:p>
        </w:tc>
        <w:tc>
          <w:tcPr>
            <w:tcW w:w="4000" w:type="pct"/>
            <w:vAlign w:val="center"/>
          </w:tcPr>
          <w:p w14:paraId="25E9E739" w14:textId="77777777" w:rsidR="00221C2F" w:rsidRPr="00803481" w:rsidRDefault="00000000" w:rsidP="00781AE8">
            <w:pPr>
              <w:jc w:val="both"/>
              <w:rPr>
                <w:rFonts w:ascii="Calibri" w:hAnsi="Calibri" w:cs="Calibri"/>
                <w:color w:val="000000" w:themeColor="text1"/>
              </w:rPr>
            </w:pPr>
            <m:oMathPara>
              <m:oMath>
                <m:sSup>
                  <m:sSupPr>
                    <m:ctrlPr>
                      <w:rPr>
                        <w:rFonts w:ascii="Cambria Math" w:hAnsi="Cambria Math" w:cs="Calibri"/>
                        <w:color w:val="000000" w:themeColor="text1"/>
                        <w:lang w:eastAsia="en-GB"/>
                      </w:rPr>
                    </m:ctrlPr>
                  </m:sSupPr>
                  <m:e>
                    <m:r>
                      <m:rPr>
                        <m:sty m:val="p"/>
                      </m:rPr>
                      <w:rPr>
                        <w:rFonts w:ascii="Cambria Math" w:hAnsi="Cambria Math" w:cs="Calibri"/>
                        <w:color w:val="000000" w:themeColor="text1"/>
                      </w:rPr>
                      <m:t>B</m:t>
                    </m:r>
                    <m:ctrlPr>
                      <w:rPr>
                        <w:rFonts w:ascii="Cambria Math" w:hAnsi="Cambria Math" w:cs="Calibri"/>
                        <w:color w:val="000000" w:themeColor="text1"/>
                      </w:rPr>
                    </m:ctrlPr>
                  </m:e>
                  <m:sup>
                    <m:r>
                      <m:rPr>
                        <m:sty m:val="p"/>
                      </m:rPr>
                      <w:rPr>
                        <w:rFonts w:ascii="Cambria Math" w:hAnsi="Cambria Math" w:cs="Calibri"/>
                        <w:color w:val="000000" w:themeColor="text1"/>
                        <w:lang w:eastAsia="en-GB"/>
                      </w:rPr>
                      <m:t>'</m:t>
                    </m:r>
                  </m:sup>
                </m:sSup>
                <m:d>
                  <m:dPr>
                    <m:ctrlPr>
                      <w:rPr>
                        <w:rFonts w:ascii="Cambria Math" w:hAnsi="Cambria Math" w:cs="Calibri"/>
                        <w:color w:val="000000" w:themeColor="text1"/>
                        <w:lang w:eastAsia="en-GB"/>
                      </w:rPr>
                    </m:ctrlPr>
                  </m:dPr>
                  <m:e>
                    <m:r>
                      <m:rPr>
                        <m:sty m:val="p"/>
                      </m:rPr>
                      <w:rPr>
                        <w:rFonts w:ascii="Cambria Math" w:hAnsi="Cambria Math" w:cs="Calibri"/>
                        <w:color w:val="000000" w:themeColor="text1"/>
                      </w:rPr>
                      <m:t>E</m:t>
                    </m:r>
                  </m:e>
                </m:d>
                <m:r>
                  <m:rPr>
                    <m:sty m:val="p"/>
                  </m:rPr>
                  <w:rPr>
                    <w:rFonts w:ascii="Cambria Math" w:hAnsi="Cambria Math" w:cs="Calibri"/>
                    <w:color w:val="000000" w:themeColor="text1"/>
                  </w:rPr>
                  <m:t>≈</m:t>
                </m:r>
                <m:f>
                  <m:fPr>
                    <m:ctrlPr>
                      <w:rPr>
                        <w:rFonts w:ascii="Cambria Math" w:hAnsi="Cambria Math" w:cs="Calibri"/>
                        <w:color w:val="000000" w:themeColor="text1"/>
                      </w:rPr>
                    </m:ctrlPr>
                  </m:fPr>
                  <m:num>
                    <m:r>
                      <m:rPr>
                        <m:sty m:val="p"/>
                      </m:rPr>
                      <w:rPr>
                        <w:rFonts w:ascii="Cambria Math" w:hAnsi="Cambria Math" w:cs="Calibri"/>
                        <w:color w:val="000000" w:themeColor="text1"/>
                      </w:rPr>
                      <m:t>1</m:t>
                    </m:r>
                  </m:num>
                  <m:den>
                    <m:sSup>
                      <m:sSupPr>
                        <m:ctrlPr>
                          <w:rPr>
                            <w:rFonts w:ascii="Cambria Math" w:hAnsi="Cambria Math" w:cs="Calibri"/>
                            <w:color w:val="000000" w:themeColor="text1"/>
                          </w:rPr>
                        </m:ctrlPr>
                      </m:sSupPr>
                      <m:e>
                        <m:r>
                          <m:rPr>
                            <m:sty m:val="p"/>
                          </m:rPr>
                          <w:rPr>
                            <w:rFonts w:ascii="Cambria Math" w:hAnsi="Cambria Math" w:cs="Calibri"/>
                            <w:color w:val="000000" w:themeColor="text1"/>
                          </w:rPr>
                          <m:t>π</m:t>
                        </m:r>
                      </m:e>
                      <m:sup>
                        <m:r>
                          <m:rPr>
                            <m:sty m:val="p"/>
                          </m:rPr>
                          <w:rPr>
                            <w:rFonts w:ascii="Cambria Math" w:hAnsi="Cambria Math" w:cs="Calibri"/>
                            <w:color w:val="000000" w:themeColor="text1"/>
                          </w:rPr>
                          <m:t>2</m:t>
                        </m:r>
                      </m:sup>
                    </m:sSup>
                    <m:sSup>
                      <m:sSupPr>
                        <m:ctrlPr>
                          <w:rPr>
                            <w:rFonts w:ascii="Cambria Math" w:hAnsi="Cambria Math" w:cs="Calibri"/>
                            <w:color w:val="000000" w:themeColor="text1"/>
                          </w:rPr>
                        </m:ctrlPr>
                      </m:sSupPr>
                      <m:e>
                        <m:r>
                          <m:rPr>
                            <m:sty m:val="p"/>
                          </m:rPr>
                          <w:rPr>
                            <w:rFonts w:ascii="Cambria Math" w:hAnsi="Cambria Math" w:cs="Calibri"/>
                            <w:color w:val="000000" w:themeColor="text1"/>
                          </w:rPr>
                          <m:t>ℏ</m:t>
                        </m:r>
                      </m:e>
                      <m:sup>
                        <m:r>
                          <m:rPr>
                            <m:sty m:val="p"/>
                          </m:rPr>
                          <w:rPr>
                            <w:rFonts w:ascii="Cambria Math" w:hAnsi="Cambria Math" w:cs="Calibri"/>
                            <w:color w:val="000000" w:themeColor="text1"/>
                          </w:rPr>
                          <m:t>3</m:t>
                        </m:r>
                      </m:sup>
                    </m:sSup>
                    <m:sSubSup>
                      <m:sSubSupPr>
                        <m:ctrlPr>
                          <w:rPr>
                            <w:rFonts w:ascii="Cambria Math" w:hAnsi="Cambria Math" w:cs="Calibri"/>
                            <w:color w:val="000000" w:themeColor="text1"/>
                          </w:rPr>
                        </m:ctrlPr>
                      </m:sSubSupPr>
                      <m:e>
                        <m:r>
                          <m:rPr>
                            <m:sty m:val="p"/>
                          </m:rPr>
                          <w:rPr>
                            <w:rFonts w:ascii="Cambria Math" w:hAnsi="Cambria Math" w:cs="Calibri"/>
                            <w:color w:val="000000" w:themeColor="text1"/>
                          </w:rPr>
                          <m:t>c</m:t>
                        </m:r>
                      </m:e>
                      <m:sub>
                        <m:r>
                          <m:rPr>
                            <m:sty m:val="p"/>
                          </m:rPr>
                          <w:rPr>
                            <w:rFonts w:ascii="Cambria Math" w:hAnsi="Cambria Math" w:cs="Calibri"/>
                            <w:color w:val="000000" w:themeColor="text1"/>
                          </w:rPr>
                          <m:t>0</m:t>
                        </m:r>
                      </m:sub>
                      <m:sup>
                        <m:r>
                          <m:rPr>
                            <m:sty m:val="p"/>
                          </m:rPr>
                          <w:rPr>
                            <w:rFonts w:ascii="Cambria Math" w:hAnsi="Cambria Math" w:cs="Calibri"/>
                            <w:color w:val="000000" w:themeColor="text1"/>
                          </w:rPr>
                          <m:t>2</m:t>
                        </m:r>
                      </m:sup>
                    </m:sSubSup>
                    <m:sSubSup>
                      <m:sSubSupPr>
                        <m:ctrlPr>
                          <w:rPr>
                            <w:rFonts w:ascii="Cambria Math" w:hAnsi="Cambria Math" w:cs="Calibri"/>
                            <w:color w:val="000000" w:themeColor="text1"/>
                          </w:rPr>
                        </m:ctrlPr>
                      </m:sSubSupPr>
                      <m:e>
                        <m:r>
                          <m:rPr>
                            <m:sty m:val="p"/>
                          </m:rPr>
                          <w:rPr>
                            <w:rFonts w:ascii="Cambria Math" w:hAnsi="Cambria Math" w:cs="Calibri"/>
                            <w:color w:val="000000" w:themeColor="text1"/>
                          </w:rPr>
                          <m:t>n</m:t>
                        </m:r>
                      </m:e>
                      <m:sub>
                        <m:r>
                          <m:rPr>
                            <m:sty m:val="p"/>
                          </m:rPr>
                          <w:rPr>
                            <w:rFonts w:ascii="Cambria Math" w:hAnsi="Cambria Math" w:cs="Calibri"/>
                            <w:color w:val="000000" w:themeColor="text1"/>
                          </w:rPr>
                          <m:t>i</m:t>
                        </m:r>
                      </m:sub>
                      <m:sup>
                        <m:r>
                          <m:rPr>
                            <m:sty m:val="p"/>
                          </m:rPr>
                          <w:rPr>
                            <w:rFonts w:ascii="Cambria Math" w:hAnsi="Cambria Math" w:cs="Calibri"/>
                            <w:color w:val="000000" w:themeColor="text1"/>
                          </w:rPr>
                          <m:t>2</m:t>
                        </m:r>
                      </m:sup>
                    </m:sSubSup>
                  </m:den>
                </m:f>
                <m:sSub>
                  <m:sSubPr>
                    <m:ctrlPr>
                      <w:rPr>
                        <w:rFonts w:ascii="Cambria Math" w:hAnsi="Cambria Math" w:cs="Calibri"/>
                        <w:color w:val="000000" w:themeColor="text1"/>
                      </w:rPr>
                    </m:ctrlPr>
                  </m:sSubPr>
                  <m:e>
                    <m:r>
                      <m:rPr>
                        <m:sty m:val="p"/>
                      </m:rPr>
                      <w:rPr>
                        <w:rFonts w:ascii="Cambria Math" w:hAnsi="Cambria Math" w:cs="Calibri"/>
                        <w:color w:val="000000" w:themeColor="text1"/>
                      </w:rPr>
                      <m:t>α</m:t>
                    </m:r>
                  </m:e>
                  <m:sub>
                    <m:r>
                      <m:rPr>
                        <m:sty m:val="p"/>
                      </m:rPr>
                      <w:rPr>
                        <w:rFonts w:ascii="Cambria Math" w:hAnsi="Cambria Math" w:cs="Calibri"/>
                        <w:color w:val="000000" w:themeColor="text1"/>
                      </w:rPr>
                      <m:t>b</m:t>
                    </m:r>
                  </m:sub>
                </m:sSub>
                <m:d>
                  <m:dPr>
                    <m:ctrlPr>
                      <w:rPr>
                        <w:rFonts w:ascii="Cambria Math" w:hAnsi="Cambria Math" w:cs="Calibri"/>
                        <w:color w:val="000000" w:themeColor="text1"/>
                      </w:rPr>
                    </m:ctrlPr>
                  </m:dPr>
                  <m:e>
                    <m:r>
                      <m:rPr>
                        <m:sty m:val="p"/>
                      </m:rPr>
                      <w:rPr>
                        <w:rFonts w:ascii="Cambria Math" w:hAnsi="Cambria Math" w:cs="Calibri"/>
                        <w:color w:val="000000" w:themeColor="text1"/>
                      </w:rPr>
                      <m:t>E</m:t>
                    </m:r>
                  </m:e>
                </m:d>
                <m:sSup>
                  <m:sSupPr>
                    <m:ctrlPr>
                      <w:rPr>
                        <w:rFonts w:ascii="Cambria Math" w:hAnsi="Cambria Math" w:cs="Calibri"/>
                        <w:color w:val="000000" w:themeColor="text1"/>
                      </w:rPr>
                    </m:ctrlPr>
                  </m:sSupPr>
                  <m:e>
                    <m:r>
                      <m:rPr>
                        <m:sty m:val="p"/>
                      </m:rPr>
                      <w:rPr>
                        <w:rFonts w:ascii="Cambria Math" w:hAnsi="Cambria Math" w:cs="Calibri"/>
                        <w:color w:val="000000" w:themeColor="text1"/>
                      </w:rPr>
                      <m:t>n</m:t>
                    </m:r>
                    <m:d>
                      <m:dPr>
                        <m:ctrlPr>
                          <w:rPr>
                            <w:rFonts w:ascii="Cambria Math" w:hAnsi="Cambria Math" w:cs="Calibri"/>
                            <w:color w:val="000000" w:themeColor="text1"/>
                          </w:rPr>
                        </m:ctrlPr>
                      </m:dPr>
                      <m:e>
                        <m:r>
                          <m:rPr>
                            <m:sty m:val="p"/>
                          </m:rPr>
                          <w:rPr>
                            <w:rFonts w:ascii="Cambria Math" w:hAnsi="Cambria Math" w:cs="Calibri"/>
                            <w:color w:val="000000" w:themeColor="text1"/>
                          </w:rPr>
                          <m:t>E</m:t>
                        </m:r>
                      </m:e>
                    </m:d>
                  </m:e>
                  <m:sup>
                    <m:r>
                      <m:rPr>
                        <m:sty m:val="p"/>
                      </m:rPr>
                      <w:rPr>
                        <w:rFonts w:ascii="Cambria Math" w:hAnsi="Cambria Math" w:cs="Calibri"/>
                        <w:color w:val="000000" w:themeColor="text1"/>
                      </w:rPr>
                      <m:t>2</m:t>
                    </m:r>
                  </m:sup>
                </m:sSup>
                <m:sSup>
                  <m:sSupPr>
                    <m:ctrlPr>
                      <w:rPr>
                        <w:rFonts w:ascii="Cambria Math" w:hAnsi="Cambria Math" w:cs="Calibri"/>
                        <w:color w:val="000000" w:themeColor="text1"/>
                      </w:rPr>
                    </m:ctrlPr>
                  </m:sSupPr>
                  <m:e>
                    <m:r>
                      <m:rPr>
                        <m:sty m:val="p"/>
                      </m:rPr>
                      <w:rPr>
                        <w:rFonts w:ascii="Cambria Math" w:hAnsi="Cambria Math" w:cs="Calibri"/>
                        <w:color w:val="000000" w:themeColor="text1"/>
                      </w:rPr>
                      <m:t>E</m:t>
                    </m:r>
                  </m:e>
                  <m:sup>
                    <m:r>
                      <m:rPr>
                        <m:sty m:val="p"/>
                      </m:rPr>
                      <w:rPr>
                        <w:rFonts w:ascii="Cambria Math" w:hAnsi="Cambria Math" w:cs="Calibri"/>
                        <w:color w:val="000000" w:themeColor="text1"/>
                      </w:rPr>
                      <m:t>2</m:t>
                    </m:r>
                  </m:sup>
                </m:sSup>
                <m:func>
                  <m:funcPr>
                    <m:ctrlPr>
                      <w:rPr>
                        <w:rFonts w:ascii="Cambria Math" w:hAnsi="Cambria Math" w:cs="Calibri"/>
                        <w:color w:val="000000" w:themeColor="text1"/>
                      </w:rPr>
                    </m:ctrlPr>
                  </m:funcPr>
                  <m:fName>
                    <m:r>
                      <m:rPr>
                        <m:sty m:val="p"/>
                      </m:rPr>
                      <w:rPr>
                        <w:rFonts w:ascii="Cambria Math" w:hAnsi="Cambria Math" w:cs="Calibri"/>
                        <w:color w:val="000000" w:themeColor="text1"/>
                      </w:rPr>
                      <m:t>exp</m:t>
                    </m:r>
                  </m:fName>
                  <m:e>
                    <m:d>
                      <m:dPr>
                        <m:ctrlPr>
                          <w:rPr>
                            <w:rFonts w:ascii="Cambria Math" w:hAnsi="Cambria Math" w:cs="Calibri"/>
                            <w:color w:val="000000" w:themeColor="text1"/>
                          </w:rPr>
                        </m:ctrlPr>
                      </m:dPr>
                      <m:e>
                        <m:r>
                          <m:rPr>
                            <m:sty m:val="p"/>
                          </m:rPr>
                          <w:rPr>
                            <w:rFonts w:ascii="Cambria Math" w:hAnsi="Cambria Math" w:cs="Calibri"/>
                            <w:color w:val="000000" w:themeColor="text1"/>
                          </w:rPr>
                          <m:t>-</m:t>
                        </m:r>
                        <m:f>
                          <m:fPr>
                            <m:ctrlPr>
                              <w:rPr>
                                <w:rFonts w:ascii="Cambria Math" w:hAnsi="Cambria Math" w:cs="Calibri"/>
                                <w:color w:val="000000" w:themeColor="text1"/>
                              </w:rPr>
                            </m:ctrlPr>
                          </m:fPr>
                          <m:num>
                            <m:r>
                              <m:rPr>
                                <m:sty m:val="p"/>
                              </m:rPr>
                              <w:rPr>
                                <w:rFonts w:ascii="Cambria Math" w:hAnsi="Cambria Math" w:cs="Calibri"/>
                                <w:color w:val="000000" w:themeColor="text1"/>
                              </w:rPr>
                              <m:t>E-</m:t>
                            </m:r>
                            <m:sSub>
                              <m:sSubPr>
                                <m:ctrlPr>
                                  <w:rPr>
                                    <w:rFonts w:ascii="Cambria Math" w:hAnsi="Cambria Math" w:cs="Calibri"/>
                                    <w:color w:val="000000" w:themeColor="text1"/>
                                  </w:rPr>
                                </m:ctrlPr>
                              </m:sSubPr>
                              <m:e>
                                <m:r>
                                  <m:rPr>
                                    <m:sty m:val="p"/>
                                  </m:rPr>
                                  <w:rPr>
                                    <w:rFonts w:ascii="Cambria Math" w:hAnsi="Cambria Math" w:cs="Calibri"/>
                                    <w:color w:val="000000" w:themeColor="text1"/>
                                  </w:rPr>
                                  <m:t>(E</m:t>
                                </m:r>
                              </m:e>
                              <m:sub>
                                <m:sSub>
                                  <m:sSubPr>
                                    <m:ctrlPr>
                                      <w:rPr>
                                        <w:rFonts w:ascii="Cambria Math" w:hAnsi="Cambria Math" w:cs="Calibri"/>
                                        <w:color w:val="000000" w:themeColor="text1"/>
                                      </w:rPr>
                                    </m:ctrlPr>
                                  </m:sSubPr>
                                  <m:e>
                                    <m:r>
                                      <m:rPr>
                                        <m:sty m:val="p"/>
                                      </m:rPr>
                                      <w:rPr>
                                        <w:rFonts w:ascii="Cambria Math" w:hAnsi="Cambria Math" w:cs="Calibri"/>
                                        <w:color w:val="000000" w:themeColor="text1"/>
                                      </w:rPr>
                                      <m:t>F</m:t>
                                    </m:r>
                                  </m:e>
                                  <m:sub>
                                    <m:r>
                                      <m:rPr>
                                        <m:sty m:val="p"/>
                                      </m:rPr>
                                      <w:rPr>
                                        <w:rFonts w:ascii="Cambria Math" w:hAnsi="Cambria Math" w:cs="Calibri"/>
                                        <w:color w:val="000000" w:themeColor="text1"/>
                                      </w:rPr>
                                      <m:t>C</m:t>
                                    </m:r>
                                  </m:sub>
                                </m:sSub>
                              </m:sub>
                            </m:sSub>
                            <m:r>
                              <m:rPr>
                                <m:sty m:val="p"/>
                              </m:rPr>
                              <w:rPr>
                                <w:rFonts w:ascii="Cambria Math" w:hAnsi="Cambria Math" w:cs="Calibri"/>
                                <w:color w:val="000000" w:themeColor="text1"/>
                              </w:rPr>
                              <m:t>(z)-</m:t>
                            </m:r>
                            <m:sSub>
                              <m:sSubPr>
                                <m:ctrlPr>
                                  <w:rPr>
                                    <w:rFonts w:ascii="Cambria Math" w:hAnsi="Cambria Math" w:cs="Calibri"/>
                                    <w:color w:val="000000" w:themeColor="text1"/>
                                  </w:rPr>
                                </m:ctrlPr>
                              </m:sSubPr>
                              <m:e>
                                <m:r>
                                  <m:rPr>
                                    <m:sty m:val="p"/>
                                  </m:rPr>
                                  <w:rPr>
                                    <w:rFonts w:ascii="Cambria Math" w:hAnsi="Cambria Math" w:cs="Calibri"/>
                                    <w:color w:val="000000" w:themeColor="text1"/>
                                  </w:rPr>
                                  <m:t>E</m:t>
                                </m:r>
                              </m:e>
                              <m:sub>
                                <m:sSub>
                                  <m:sSubPr>
                                    <m:ctrlPr>
                                      <w:rPr>
                                        <w:rFonts w:ascii="Cambria Math" w:hAnsi="Cambria Math" w:cs="Calibri"/>
                                        <w:color w:val="000000" w:themeColor="text1"/>
                                      </w:rPr>
                                    </m:ctrlPr>
                                  </m:sSubPr>
                                  <m:e>
                                    <m:r>
                                      <m:rPr>
                                        <m:sty m:val="p"/>
                                      </m:rPr>
                                      <w:rPr>
                                        <w:rFonts w:ascii="Cambria Math" w:hAnsi="Cambria Math" w:cs="Calibri"/>
                                        <w:color w:val="000000" w:themeColor="text1"/>
                                      </w:rPr>
                                      <m:t>F</m:t>
                                    </m:r>
                                  </m:e>
                                  <m:sub>
                                    <m:r>
                                      <m:rPr>
                                        <m:sty m:val="p"/>
                                      </m:rPr>
                                      <w:rPr>
                                        <w:rFonts w:ascii="Cambria Math" w:hAnsi="Cambria Math" w:cs="Calibri"/>
                                        <w:color w:val="000000" w:themeColor="text1"/>
                                      </w:rPr>
                                      <m:t>V</m:t>
                                    </m:r>
                                  </m:sub>
                                </m:sSub>
                              </m:sub>
                            </m:sSub>
                            <m:r>
                              <m:rPr>
                                <m:sty m:val="p"/>
                              </m:rPr>
                              <w:rPr>
                                <w:rFonts w:ascii="Cambria Math" w:hAnsi="Cambria Math" w:cs="Calibri"/>
                                <w:color w:val="000000" w:themeColor="text1"/>
                              </w:rPr>
                              <m:t>(z))</m:t>
                            </m:r>
                          </m:num>
                          <m:den>
                            <m:sSub>
                              <m:sSubPr>
                                <m:ctrlPr>
                                  <w:rPr>
                                    <w:rFonts w:ascii="Cambria Math" w:hAnsi="Cambria Math" w:cs="Calibri"/>
                                    <w:color w:val="000000" w:themeColor="text1"/>
                                  </w:rPr>
                                </m:ctrlPr>
                              </m:sSubPr>
                              <m:e>
                                <m:r>
                                  <m:rPr>
                                    <m:sty m:val="p"/>
                                  </m:rPr>
                                  <w:rPr>
                                    <w:rFonts w:ascii="Cambria Math" w:hAnsi="Cambria Math" w:cs="Calibri"/>
                                    <w:color w:val="000000" w:themeColor="text1"/>
                                  </w:rPr>
                                  <m:t>k</m:t>
                                </m:r>
                              </m:e>
                              <m:sub>
                                <m:r>
                                  <m:rPr>
                                    <m:sty m:val="p"/>
                                  </m:rPr>
                                  <w:rPr>
                                    <w:rFonts w:ascii="Cambria Math" w:hAnsi="Cambria Math" w:cs="Calibri"/>
                                    <w:color w:val="000000" w:themeColor="text1"/>
                                  </w:rPr>
                                  <m:t>B</m:t>
                                </m:r>
                              </m:sub>
                            </m:sSub>
                            <m:r>
                              <m:rPr>
                                <m:sty m:val="p"/>
                              </m:rPr>
                              <w:rPr>
                                <w:rFonts w:ascii="Cambria Math" w:hAnsi="Cambria Math" w:cs="Calibri"/>
                                <w:color w:val="000000" w:themeColor="text1"/>
                              </w:rPr>
                              <m:t>T</m:t>
                            </m:r>
                          </m:den>
                        </m:f>
                      </m:e>
                    </m:d>
                  </m:e>
                </m:func>
              </m:oMath>
            </m:oMathPara>
          </w:p>
        </w:tc>
        <w:tc>
          <w:tcPr>
            <w:tcW w:w="500" w:type="pct"/>
            <w:vAlign w:val="center"/>
          </w:tcPr>
          <w:p w14:paraId="19582F54" w14:textId="30A29378" w:rsidR="00221C2F" w:rsidRPr="00803481" w:rsidRDefault="00221C2F" w:rsidP="00781AE8">
            <w:pPr>
              <w:jc w:val="both"/>
              <w:rPr>
                <w:rFonts w:ascii="Calibri" w:hAnsi="Calibri" w:cs="Calibri"/>
                <w:color w:val="000000" w:themeColor="text1"/>
                <w:rtl/>
              </w:rPr>
            </w:pPr>
            <w:r w:rsidRPr="00803481">
              <w:rPr>
                <w:rFonts w:ascii="Calibri" w:hAnsi="Calibri" w:cs="Calibri"/>
                <w:color w:val="000000" w:themeColor="text1"/>
              </w:rPr>
              <w:t>(</w:t>
            </w:r>
            <w:r w:rsidRPr="00803481">
              <w:rPr>
                <w:rFonts w:ascii="Calibri" w:hAnsi="Calibri" w:cs="Calibri"/>
                <w:color w:val="000000" w:themeColor="text1"/>
              </w:rPr>
              <w:fldChar w:fldCharType="begin"/>
            </w:r>
            <w:r w:rsidRPr="00803481">
              <w:rPr>
                <w:rFonts w:ascii="Calibri" w:hAnsi="Calibri" w:cs="Calibri"/>
                <w:color w:val="000000" w:themeColor="text1"/>
              </w:rPr>
              <w:instrText xml:space="preserve"> SEQ Equation \* ARABIC </w:instrText>
            </w:r>
            <w:r w:rsidRPr="00803481">
              <w:rPr>
                <w:rFonts w:ascii="Calibri" w:hAnsi="Calibri" w:cs="Calibri"/>
                <w:color w:val="000000" w:themeColor="text1"/>
              </w:rPr>
              <w:fldChar w:fldCharType="separate"/>
            </w:r>
            <w:r w:rsidR="003C2E42" w:rsidRPr="00803481">
              <w:rPr>
                <w:rFonts w:ascii="Calibri" w:hAnsi="Calibri" w:cs="Calibri"/>
                <w:noProof/>
                <w:color w:val="000000" w:themeColor="text1"/>
              </w:rPr>
              <w:t>2</w:t>
            </w:r>
            <w:r w:rsidRPr="00803481">
              <w:rPr>
                <w:rFonts w:ascii="Calibri" w:hAnsi="Calibri" w:cs="Calibri"/>
                <w:color w:val="000000" w:themeColor="text1"/>
              </w:rPr>
              <w:fldChar w:fldCharType="end"/>
            </w:r>
            <w:r w:rsidRPr="00803481">
              <w:rPr>
                <w:rFonts w:ascii="Calibri" w:hAnsi="Calibri" w:cs="Calibri"/>
                <w:color w:val="000000" w:themeColor="text1"/>
              </w:rPr>
              <w:t>)</w:t>
            </w:r>
          </w:p>
        </w:tc>
      </w:tr>
    </w:tbl>
    <w:p w14:paraId="4A1380CF" w14:textId="77777777" w:rsidR="00221C2F" w:rsidRPr="00803481" w:rsidRDefault="00221C2F" w:rsidP="00221C2F">
      <w:pPr>
        <w:jc w:val="both"/>
        <w:rPr>
          <w:rFonts w:ascii="Calibri" w:hAnsi="Calibri" w:cs="Calibri"/>
          <w:color w:val="000000" w:themeColor="text1"/>
        </w:rPr>
      </w:pPr>
    </w:p>
    <w:p w14:paraId="69417225" w14:textId="77777777" w:rsidR="00221C2F" w:rsidRPr="00803481" w:rsidRDefault="00221C2F" w:rsidP="00221C2F">
      <w:pPr>
        <w:jc w:val="both"/>
        <w:rPr>
          <w:rFonts w:ascii="Calibri" w:hAnsi="Calibri" w:cs="Calibri"/>
        </w:rPr>
      </w:pPr>
      <w:r w:rsidRPr="00803481">
        <w:rPr>
          <w:rFonts w:ascii="Calibri" w:hAnsi="Calibri" w:cs="Calibri"/>
        </w:rPr>
        <w:t>Which yields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9"/>
        <w:gridCol w:w="961"/>
      </w:tblGrid>
      <w:tr w:rsidR="00221C2F" w:rsidRPr="00803481" w14:paraId="4C6672F5" w14:textId="77777777" w:rsidTr="00781AE8">
        <w:tc>
          <w:tcPr>
            <w:tcW w:w="4000" w:type="pct"/>
            <w:vAlign w:val="center"/>
          </w:tcPr>
          <w:p w14:paraId="0EC4D354" w14:textId="77777777" w:rsidR="00221C2F" w:rsidRPr="00803481" w:rsidRDefault="00000000" w:rsidP="00781AE8">
            <w:pPr>
              <w:pStyle w:val="ListParagraph"/>
              <w:jc w:val="both"/>
              <w:rPr>
                <w:rFonts w:ascii="Calibri" w:hAnsi="Calibri" w:cs="Calibri"/>
                <w:color w:val="000000" w:themeColor="text1"/>
              </w:rPr>
            </w:pPr>
            <m:oMathPara>
              <m:oMath>
                <m:sSub>
                  <m:sSubPr>
                    <m:ctrlPr>
                      <w:rPr>
                        <w:rFonts w:ascii="Cambria Math" w:hAnsi="Cambria Math" w:cs="Calibri"/>
                        <w:color w:val="000000" w:themeColor="text1"/>
                      </w:rPr>
                    </m:ctrlPr>
                  </m:sSubPr>
                  <m:e>
                    <m:r>
                      <m:rPr>
                        <m:sty m:val="p"/>
                      </m:rPr>
                      <w:rPr>
                        <w:rFonts w:ascii="Cambria Math" w:hAnsi="Cambria Math" w:cs="Calibri"/>
                        <w:color w:val="000000" w:themeColor="text1"/>
                      </w:rPr>
                      <m:t>R</m:t>
                    </m:r>
                  </m:e>
                  <m:sub>
                    <m:r>
                      <m:rPr>
                        <m:sty m:val="p"/>
                      </m:rPr>
                      <w:rPr>
                        <w:rFonts w:ascii="Cambria Math" w:hAnsi="Cambria Math" w:cs="Calibri"/>
                        <w:color w:val="000000" w:themeColor="text1"/>
                      </w:rPr>
                      <m:t>rad</m:t>
                    </m:r>
                  </m:sub>
                </m:sSub>
                <m:d>
                  <m:dPr>
                    <m:ctrlPr>
                      <w:rPr>
                        <w:rFonts w:ascii="Cambria Math" w:hAnsi="Cambria Math" w:cs="Calibri"/>
                        <w:color w:val="000000" w:themeColor="text1"/>
                      </w:rPr>
                    </m:ctrlPr>
                  </m:dPr>
                  <m:e>
                    <m:r>
                      <m:rPr>
                        <m:sty m:val="p"/>
                      </m:rPr>
                      <w:rPr>
                        <w:rFonts w:ascii="Cambria Math" w:hAnsi="Cambria Math" w:cs="Calibri"/>
                        <w:color w:val="000000" w:themeColor="text1"/>
                      </w:rPr>
                      <m:t>E,x,</m:t>
                    </m:r>
                    <m:sSub>
                      <m:sSubPr>
                        <m:ctrlPr>
                          <w:rPr>
                            <w:rFonts w:ascii="Cambria Math" w:hAnsi="Cambria Math" w:cs="Calibri"/>
                            <w:color w:val="000000" w:themeColor="text1"/>
                          </w:rPr>
                        </m:ctrlPr>
                      </m:sSubPr>
                      <m:e>
                        <m:r>
                          <m:rPr>
                            <m:sty m:val="p"/>
                          </m:rPr>
                          <w:rPr>
                            <w:rFonts w:ascii="Cambria Math" w:hAnsi="Cambria Math" w:cs="Calibri"/>
                            <w:color w:val="000000" w:themeColor="text1"/>
                          </w:rPr>
                          <m:t>x</m:t>
                        </m:r>
                      </m:e>
                      <m:sub>
                        <m:r>
                          <m:rPr>
                            <m:sty m:val="p"/>
                          </m:rPr>
                          <w:rPr>
                            <w:rFonts w:ascii="Cambria Math" w:hAnsi="Cambria Math" w:cs="Calibri"/>
                            <w:color w:val="000000" w:themeColor="text1"/>
                          </w:rPr>
                          <m:t>0</m:t>
                        </m:r>
                      </m:sub>
                    </m:sSub>
                  </m:e>
                </m:d>
                <m:r>
                  <m:rPr>
                    <m:sty m:val="p"/>
                  </m:rPr>
                  <w:rPr>
                    <w:rFonts w:ascii="Cambria Math" w:hAnsi="Cambria Math" w:cs="Calibri"/>
                    <w:color w:val="000000" w:themeColor="text1"/>
                  </w:rPr>
                  <m:t>≈</m:t>
                </m:r>
                <m:sSub>
                  <m:sSubPr>
                    <m:ctrlPr>
                      <w:rPr>
                        <w:rFonts w:ascii="Cambria Math" w:hAnsi="Cambria Math" w:cs="Calibri"/>
                        <w:color w:val="000000" w:themeColor="text1"/>
                      </w:rPr>
                    </m:ctrlPr>
                  </m:sSubPr>
                  <m:e>
                    <m:r>
                      <m:rPr>
                        <m:sty m:val="p"/>
                      </m:rPr>
                      <w:rPr>
                        <w:rFonts w:ascii="Cambria Math" w:hAnsi="Cambria Math" w:cs="Calibri"/>
                        <w:color w:val="000000" w:themeColor="text1"/>
                      </w:rPr>
                      <m:t>p</m:t>
                    </m:r>
                  </m:e>
                  <m:sub>
                    <m:r>
                      <m:rPr>
                        <m:sty m:val="p"/>
                      </m:rPr>
                      <w:rPr>
                        <w:rFonts w:ascii="Cambria Math" w:hAnsi="Cambria Math" w:cs="Calibri"/>
                        <w:color w:val="000000" w:themeColor="text1"/>
                      </w:rPr>
                      <m:t>0</m:t>
                    </m:r>
                  </m:sub>
                </m:sSub>
                <m:r>
                  <m:rPr>
                    <m:sty m:val="p"/>
                  </m:rPr>
                  <w:rPr>
                    <w:rFonts w:ascii="Cambria Math" w:hAnsi="Cambria Math" w:cs="Calibri"/>
                    <w:color w:val="000000" w:themeColor="text1"/>
                  </w:rPr>
                  <m:t>Δn</m:t>
                </m:r>
                <m:d>
                  <m:dPr>
                    <m:ctrlPr>
                      <w:rPr>
                        <w:rFonts w:ascii="Cambria Math" w:hAnsi="Cambria Math" w:cs="Calibri"/>
                        <w:color w:val="000000" w:themeColor="text1"/>
                      </w:rPr>
                    </m:ctrlPr>
                  </m:dPr>
                  <m:e>
                    <m:r>
                      <m:rPr>
                        <m:sty m:val="p"/>
                      </m:rPr>
                      <w:rPr>
                        <w:rFonts w:ascii="Cambria Math" w:hAnsi="Cambria Math" w:cs="Calibri"/>
                        <w:color w:val="000000" w:themeColor="text1"/>
                      </w:rPr>
                      <m:t>x,</m:t>
                    </m:r>
                    <m:sSub>
                      <m:sSubPr>
                        <m:ctrlPr>
                          <w:rPr>
                            <w:rFonts w:ascii="Cambria Math" w:hAnsi="Cambria Math" w:cs="Calibri"/>
                            <w:color w:val="000000" w:themeColor="text1"/>
                          </w:rPr>
                        </m:ctrlPr>
                      </m:sSubPr>
                      <m:e>
                        <m:r>
                          <m:rPr>
                            <m:sty m:val="p"/>
                          </m:rPr>
                          <w:rPr>
                            <w:rFonts w:ascii="Cambria Math" w:hAnsi="Cambria Math" w:cs="Calibri"/>
                            <w:color w:val="000000" w:themeColor="text1"/>
                          </w:rPr>
                          <m:t>x</m:t>
                        </m:r>
                      </m:e>
                      <m:sub>
                        <m:r>
                          <m:rPr>
                            <m:sty m:val="p"/>
                          </m:rPr>
                          <w:rPr>
                            <w:rFonts w:ascii="Cambria Math" w:hAnsi="Cambria Math" w:cs="Calibri"/>
                            <w:color w:val="000000" w:themeColor="text1"/>
                          </w:rPr>
                          <m:t>0</m:t>
                        </m:r>
                      </m:sub>
                    </m:sSub>
                  </m:e>
                </m:d>
                <m:f>
                  <m:fPr>
                    <m:ctrlPr>
                      <w:rPr>
                        <w:rFonts w:ascii="Cambria Math" w:hAnsi="Cambria Math" w:cs="Calibri"/>
                        <w:color w:val="000000" w:themeColor="text1"/>
                      </w:rPr>
                    </m:ctrlPr>
                  </m:fPr>
                  <m:num>
                    <m:sSub>
                      <m:sSubPr>
                        <m:ctrlPr>
                          <w:rPr>
                            <w:rFonts w:ascii="Cambria Math" w:hAnsi="Cambria Math" w:cs="Calibri"/>
                            <w:color w:val="000000" w:themeColor="text1"/>
                          </w:rPr>
                        </m:ctrlPr>
                      </m:sSubPr>
                      <m:e>
                        <m:r>
                          <m:rPr>
                            <m:sty m:val="p"/>
                          </m:rPr>
                          <w:rPr>
                            <w:rFonts w:ascii="Cambria Math" w:hAnsi="Cambria Math" w:cs="Calibri"/>
                            <w:color w:val="000000" w:themeColor="text1"/>
                          </w:rPr>
                          <m:t>α</m:t>
                        </m:r>
                      </m:e>
                      <m:sub>
                        <m:r>
                          <m:rPr>
                            <m:sty m:val="p"/>
                          </m:rPr>
                          <w:rPr>
                            <w:rFonts w:ascii="Cambria Math" w:hAnsi="Cambria Math" w:cs="Calibri"/>
                            <w:color w:val="000000" w:themeColor="text1"/>
                          </w:rPr>
                          <m:t>b</m:t>
                        </m:r>
                      </m:sub>
                    </m:sSub>
                    <m:d>
                      <m:dPr>
                        <m:ctrlPr>
                          <w:rPr>
                            <w:rFonts w:ascii="Cambria Math" w:hAnsi="Cambria Math" w:cs="Calibri"/>
                            <w:color w:val="000000" w:themeColor="text1"/>
                          </w:rPr>
                        </m:ctrlPr>
                      </m:dPr>
                      <m:e>
                        <m:r>
                          <m:rPr>
                            <m:sty m:val="p"/>
                          </m:rPr>
                          <w:rPr>
                            <w:rFonts w:ascii="Cambria Math" w:hAnsi="Cambria Math" w:cs="Calibri"/>
                            <w:color w:val="000000" w:themeColor="text1"/>
                          </w:rPr>
                          <m:t>E</m:t>
                        </m:r>
                      </m:e>
                    </m:d>
                    <m:sSup>
                      <m:sSupPr>
                        <m:ctrlPr>
                          <w:rPr>
                            <w:rFonts w:ascii="Cambria Math" w:hAnsi="Cambria Math" w:cs="Calibri"/>
                            <w:color w:val="000000" w:themeColor="text1"/>
                          </w:rPr>
                        </m:ctrlPr>
                      </m:sSupPr>
                      <m:e>
                        <m:r>
                          <m:rPr>
                            <m:sty m:val="p"/>
                          </m:rPr>
                          <w:rPr>
                            <w:rFonts w:ascii="Cambria Math" w:hAnsi="Cambria Math" w:cs="Calibri"/>
                            <w:color w:val="000000" w:themeColor="text1"/>
                          </w:rPr>
                          <m:t>n</m:t>
                        </m:r>
                        <m:d>
                          <m:dPr>
                            <m:ctrlPr>
                              <w:rPr>
                                <w:rFonts w:ascii="Cambria Math" w:hAnsi="Cambria Math" w:cs="Calibri"/>
                                <w:color w:val="000000" w:themeColor="text1"/>
                              </w:rPr>
                            </m:ctrlPr>
                          </m:dPr>
                          <m:e>
                            <m:r>
                              <m:rPr>
                                <m:sty m:val="p"/>
                              </m:rPr>
                              <w:rPr>
                                <w:rFonts w:ascii="Cambria Math" w:hAnsi="Cambria Math" w:cs="Calibri"/>
                                <w:color w:val="000000" w:themeColor="text1"/>
                              </w:rPr>
                              <m:t>E</m:t>
                            </m:r>
                          </m:e>
                        </m:d>
                      </m:e>
                      <m:sup>
                        <m:r>
                          <m:rPr>
                            <m:sty m:val="p"/>
                          </m:rPr>
                          <w:rPr>
                            <w:rFonts w:ascii="Cambria Math" w:hAnsi="Cambria Math" w:cs="Calibri"/>
                            <w:color w:val="000000" w:themeColor="text1"/>
                          </w:rPr>
                          <m:t>2</m:t>
                        </m:r>
                      </m:sup>
                    </m:sSup>
                    <m:sSup>
                      <m:sSupPr>
                        <m:ctrlPr>
                          <w:rPr>
                            <w:rFonts w:ascii="Cambria Math" w:hAnsi="Cambria Math" w:cs="Calibri"/>
                            <w:color w:val="000000" w:themeColor="text1"/>
                          </w:rPr>
                        </m:ctrlPr>
                      </m:sSupPr>
                      <m:e>
                        <m:r>
                          <m:rPr>
                            <m:sty m:val="p"/>
                          </m:rPr>
                          <w:rPr>
                            <w:rFonts w:ascii="Cambria Math" w:hAnsi="Cambria Math" w:cs="Calibri"/>
                            <w:color w:val="000000" w:themeColor="text1"/>
                          </w:rPr>
                          <m:t>E</m:t>
                        </m:r>
                      </m:e>
                      <m:sup>
                        <m:r>
                          <m:rPr>
                            <m:sty m:val="p"/>
                          </m:rPr>
                          <w:rPr>
                            <w:rFonts w:ascii="Cambria Math" w:hAnsi="Cambria Math" w:cs="Calibri"/>
                            <w:color w:val="000000" w:themeColor="text1"/>
                          </w:rPr>
                          <m:t>2</m:t>
                        </m:r>
                      </m:sup>
                    </m:sSup>
                    <m:func>
                      <m:funcPr>
                        <m:ctrlPr>
                          <w:rPr>
                            <w:rFonts w:ascii="Cambria Math" w:hAnsi="Cambria Math" w:cs="Calibri"/>
                            <w:color w:val="000000" w:themeColor="text1"/>
                          </w:rPr>
                        </m:ctrlPr>
                      </m:funcPr>
                      <m:fName>
                        <m:r>
                          <m:rPr>
                            <m:sty m:val="p"/>
                          </m:rPr>
                          <w:rPr>
                            <w:rFonts w:ascii="Cambria Math" w:hAnsi="Cambria Math" w:cs="Calibri"/>
                            <w:color w:val="000000" w:themeColor="text1"/>
                          </w:rPr>
                          <m:t>exp</m:t>
                        </m:r>
                      </m:fName>
                      <m:e>
                        <m:d>
                          <m:dPr>
                            <m:ctrlPr>
                              <w:rPr>
                                <w:rFonts w:ascii="Cambria Math" w:hAnsi="Cambria Math" w:cs="Calibri"/>
                                <w:color w:val="000000" w:themeColor="text1"/>
                              </w:rPr>
                            </m:ctrlPr>
                          </m:dPr>
                          <m:e>
                            <m:r>
                              <m:rPr>
                                <m:sty m:val="p"/>
                              </m:rPr>
                              <w:rPr>
                                <w:rFonts w:ascii="Cambria Math" w:hAnsi="Cambria Math" w:cs="Calibri"/>
                                <w:color w:val="000000" w:themeColor="text1"/>
                              </w:rPr>
                              <m:t>-</m:t>
                            </m:r>
                            <m:f>
                              <m:fPr>
                                <m:ctrlPr>
                                  <w:rPr>
                                    <w:rFonts w:ascii="Cambria Math" w:hAnsi="Cambria Math" w:cs="Calibri"/>
                                    <w:color w:val="000000" w:themeColor="text1"/>
                                  </w:rPr>
                                </m:ctrlPr>
                              </m:fPr>
                              <m:num>
                                <m:r>
                                  <m:rPr>
                                    <m:sty m:val="p"/>
                                  </m:rPr>
                                  <w:rPr>
                                    <w:rFonts w:ascii="Cambria Math" w:hAnsi="Cambria Math" w:cs="Calibri"/>
                                    <w:color w:val="000000" w:themeColor="text1"/>
                                  </w:rPr>
                                  <m:t>E</m:t>
                                </m:r>
                              </m:num>
                              <m:den>
                                <m:sSub>
                                  <m:sSubPr>
                                    <m:ctrlPr>
                                      <w:rPr>
                                        <w:rFonts w:ascii="Cambria Math" w:hAnsi="Cambria Math" w:cs="Calibri"/>
                                        <w:color w:val="000000" w:themeColor="text1"/>
                                      </w:rPr>
                                    </m:ctrlPr>
                                  </m:sSubPr>
                                  <m:e>
                                    <m:r>
                                      <m:rPr>
                                        <m:sty m:val="p"/>
                                      </m:rPr>
                                      <w:rPr>
                                        <w:rFonts w:ascii="Cambria Math" w:hAnsi="Cambria Math" w:cs="Calibri"/>
                                        <w:color w:val="000000" w:themeColor="text1"/>
                                      </w:rPr>
                                      <m:t>k</m:t>
                                    </m:r>
                                  </m:e>
                                  <m:sub>
                                    <m:r>
                                      <m:rPr>
                                        <m:sty m:val="p"/>
                                      </m:rPr>
                                      <w:rPr>
                                        <w:rFonts w:ascii="Cambria Math" w:hAnsi="Cambria Math" w:cs="Calibri"/>
                                        <w:color w:val="000000" w:themeColor="text1"/>
                                      </w:rPr>
                                      <m:t>B</m:t>
                                    </m:r>
                                  </m:sub>
                                </m:sSub>
                                <m:r>
                                  <m:rPr>
                                    <m:sty m:val="p"/>
                                  </m:rPr>
                                  <w:rPr>
                                    <w:rFonts w:ascii="Cambria Math" w:hAnsi="Cambria Math" w:cs="Calibri"/>
                                    <w:color w:val="000000" w:themeColor="text1"/>
                                  </w:rPr>
                                  <m:t>T</m:t>
                                </m:r>
                              </m:den>
                            </m:f>
                          </m:e>
                        </m:d>
                      </m:e>
                    </m:func>
                  </m:num>
                  <m:den>
                    <m:sSup>
                      <m:sSupPr>
                        <m:ctrlPr>
                          <w:rPr>
                            <w:rFonts w:ascii="Cambria Math" w:hAnsi="Cambria Math" w:cs="Calibri"/>
                            <w:color w:val="000000" w:themeColor="text1"/>
                          </w:rPr>
                        </m:ctrlPr>
                      </m:sSupPr>
                      <m:e>
                        <m:r>
                          <m:rPr>
                            <m:sty m:val="p"/>
                          </m:rPr>
                          <w:rPr>
                            <w:rFonts w:ascii="Cambria Math" w:hAnsi="Cambria Math" w:cs="Calibri"/>
                            <w:color w:val="000000" w:themeColor="text1"/>
                          </w:rPr>
                          <m:t>π</m:t>
                        </m:r>
                      </m:e>
                      <m:sup>
                        <m:r>
                          <m:rPr>
                            <m:sty m:val="p"/>
                          </m:rPr>
                          <w:rPr>
                            <w:rFonts w:ascii="Cambria Math" w:hAnsi="Cambria Math" w:cs="Calibri"/>
                            <w:color w:val="000000" w:themeColor="text1"/>
                          </w:rPr>
                          <m:t>2</m:t>
                        </m:r>
                      </m:sup>
                    </m:sSup>
                    <m:sSup>
                      <m:sSupPr>
                        <m:ctrlPr>
                          <w:rPr>
                            <w:rFonts w:ascii="Cambria Math" w:hAnsi="Cambria Math" w:cs="Calibri"/>
                            <w:color w:val="000000" w:themeColor="text1"/>
                          </w:rPr>
                        </m:ctrlPr>
                      </m:sSupPr>
                      <m:e>
                        <m:r>
                          <m:rPr>
                            <m:sty m:val="p"/>
                          </m:rPr>
                          <w:rPr>
                            <w:rFonts w:ascii="Cambria Math" w:hAnsi="Cambria Math" w:cs="Calibri"/>
                            <w:color w:val="000000" w:themeColor="text1"/>
                          </w:rPr>
                          <m:t>ℏ</m:t>
                        </m:r>
                      </m:e>
                      <m:sup>
                        <m:r>
                          <m:rPr>
                            <m:sty m:val="p"/>
                          </m:rPr>
                          <w:rPr>
                            <w:rFonts w:ascii="Cambria Math" w:hAnsi="Cambria Math" w:cs="Calibri"/>
                            <w:color w:val="000000" w:themeColor="text1"/>
                          </w:rPr>
                          <m:t>3</m:t>
                        </m:r>
                      </m:sup>
                    </m:sSup>
                    <m:sSubSup>
                      <m:sSubSupPr>
                        <m:ctrlPr>
                          <w:rPr>
                            <w:rFonts w:ascii="Cambria Math" w:hAnsi="Cambria Math" w:cs="Calibri"/>
                            <w:color w:val="000000" w:themeColor="text1"/>
                          </w:rPr>
                        </m:ctrlPr>
                      </m:sSubSupPr>
                      <m:e>
                        <m:r>
                          <m:rPr>
                            <m:sty m:val="p"/>
                          </m:rPr>
                          <w:rPr>
                            <w:rFonts w:ascii="Cambria Math" w:hAnsi="Cambria Math" w:cs="Calibri"/>
                            <w:color w:val="000000" w:themeColor="text1"/>
                          </w:rPr>
                          <m:t>c</m:t>
                        </m:r>
                      </m:e>
                      <m:sub>
                        <m:r>
                          <m:rPr>
                            <m:sty m:val="p"/>
                          </m:rPr>
                          <w:rPr>
                            <w:rFonts w:ascii="Cambria Math" w:hAnsi="Cambria Math" w:cs="Calibri"/>
                            <w:color w:val="000000" w:themeColor="text1"/>
                          </w:rPr>
                          <m:t>0</m:t>
                        </m:r>
                      </m:sub>
                      <m:sup>
                        <m:r>
                          <m:rPr>
                            <m:sty m:val="p"/>
                          </m:rPr>
                          <w:rPr>
                            <w:rFonts w:ascii="Cambria Math" w:hAnsi="Cambria Math" w:cs="Calibri"/>
                            <w:color w:val="000000" w:themeColor="text1"/>
                          </w:rPr>
                          <m:t>2</m:t>
                        </m:r>
                      </m:sup>
                    </m:sSubSup>
                    <m:sSubSup>
                      <m:sSubSupPr>
                        <m:ctrlPr>
                          <w:rPr>
                            <w:rFonts w:ascii="Cambria Math" w:hAnsi="Cambria Math" w:cs="Calibri"/>
                            <w:color w:val="000000" w:themeColor="text1"/>
                          </w:rPr>
                        </m:ctrlPr>
                      </m:sSubSupPr>
                      <m:e>
                        <m:r>
                          <m:rPr>
                            <m:sty m:val="p"/>
                          </m:rPr>
                          <w:rPr>
                            <w:rFonts w:ascii="Cambria Math" w:hAnsi="Cambria Math" w:cs="Calibri"/>
                            <w:color w:val="000000" w:themeColor="text1"/>
                          </w:rPr>
                          <m:t>n</m:t>
                        </m:r>
                      </m:e>
                      <m:sub>
                        <m:r>
                          <m:rPr>
                            <m:sty m:val="p"/>
                          </m:rPr>
                          <w:rPr>
                            <w:rFonts w:ascii="Cambria Math" w:hAnsi="Cambria Math" w:cs="Calibri"/>
                            <w:color w:val="000000" w:themeColor="text1"/>
                          </w:rPr>
                          <m:t>i</m:t>
                        </m:r>
                      </m:sub>
                      <m:sup>
                        <m:r>
                          <m:rPr>
                            <m:sty m:val="p"/>
                          </m:rPr>
                          <w:rPr>
                            <w:rFonts w:ascii="Cambria Math" w:hAnsi="Cambria Math" w:cs="Calibri"/>
                            <w:color w:val="000000" w:themeColor="text1"/>
                          </w:rPr>
                          <m:t>2</m:t>
                        </m:r>
                      </m:sup>
                    </m:sSubSup>
                  </m:den>
                </m:f>
              </m:oMath>
            </m:oMathPara>
          </w:p>
          <w:p w14:paraId="2FEC07D9" w14:textId="77777777" w:rsidR="00221C2F" w:rsidRPr="00803481" w:rsidRDefault="00221C2F" w:rsidP="00781AE8">
            <w:pPr>
              <w:jc w:val="both"/>
              <w:rPr>
                <w:rFonts w:ascii="Calibri" w:hAnsi="Calibri" w:cs="Calibri"/>
                <w:color w:val="000000" w:themeColor="text1"/>
              </w:rPr>
            </w:pPr>
          </w:p>
        </w:tc>
        <w:tc>
          <w:tcPr>
            <w:tcW w:w="500" w:type="pct"/>
            <w:vAlign w:val="center"/>
          </w:tcPr>
          <w:p w14:paraId="0CF5CA81" w14:textId="4491EDDC" w:rsidR="00221C2F" w:rsidRPr="00803481" w:rsidRDefault="00221C2F" w:rsidP="00781AE8">
            <w:pPr>
              <w:jc w:val="both"/>
              <w:rPr>
                <w:rFonts w:ascii="Calibri" w:hAnsi="Calibri" w:cs="Calibri"/>
                <w:color w:val="000000" w:themeColor="text1"/>
                <w:rtl/>
              </w:rPr>
            </w:pPr>
            <w:r w:rsidRPr="00803481">
              <w:rPr>
                <w:rFonts w:ascii="Calibri" w:hAnsi="Calibri" w:cs="Calibri"/>
                <w:color w:val="000000" w:themeColor="text1"/>
              </w:rPr>
              <w:t>(</w:t>
            </w:r>
            <w:r w:rsidRPr="00803481">
              <w:rPr>
                <w:rFonts w:ascii="Calibri" w:hAnsi="Calibri" w:cs="Calibri"/>
                <w:color w:val="000000" w:themeColor="text1"/>
              </w:rPr>
              <w:fldChar w:fldCharType="begin"/>
            </w:r>
            <w:r w:rsidRPr="00803481">
              <w:rPr>
                <w:rFonts w:ascii="Calibri" w:hAnsi="Calibri" w:cs="Calibri"/>
                <w:color w:val="000000" w:themeColor="text1"/>
              </w:rPr>
              <w:instrText xml:space="preserve"> SEQ Equation \* ARABIC </w:instrText>
            </w:r>
            <w:r w:rsidRPr="00803481">
              <w:rPr>
                <w:rFonts w:ascii="Calibri" w:hAnsi="Calibri" w:cs="Calibri"/>
                <w:color w:val="000000" w:themeColor="text1"/>
              </w:rPr>
              <w:fldChar w:fldCharType="separate"/>
            </w:r>
            <w:r w:rsidR="003C2E42" w:rsidRPr="00803481">
              <w:rPr>
                <w:rFonts w:ascii="Calibri" w:hAnsi="Calibri" w:cs="Calibri"/>
                <w:noProof/>
                <w:color w:val="000000" w:themeColor="text1"/>
              </w:rPr>
              <w:t>3</w:t>
            </w:r>
            <w:r w:rsidRPr="00803481">
              <w:rPr>
                <w:rFonts w:ascii="Calibri" w:hAnsi="Calibri" w:cs="Calibri"/>
                <w:color w:val="000000" w:themeColor="text1"/>
              </w:rPr>
              <w:fldChar w:fldCharType="end"/>
            </w:r>
            <w:r w:rsidRPr="00803481">
              <w:rPr>
                <w:rFonts w:ascii="Calibri" w:hAnsi="Calibri" w:cs="Calibri"/>
                <w:color w:val="000000" w:themeColor="text1"/>
              </w:rPr>
              <w:t>)</w:t>
            </w:r>
          </w:p>
        </w:tc>
      </w:tr>
    </w:tbl>
    <w:p w14:paraId="1154EE68" w14:textId="69CBDD8A" w:rsidR="00221C2F" w:rsidRPr="00803481" w:rsidRDefault="00221C2F" w:rsidP="00221C2F">
      <w:pPr>
        <w:jc w:val="both"/>
        <w:rPr>
          <w:rFonts w:ascii="Calibri" w:hAnsi="Calibri" w:cs="Calibri"/>
        </w:rPr>
      </w:pPr>
      <w:r w:rsidRPr="00803481">
        <w:rPr>
          <w:rFonts w:ascii="Calibri" w:hAnsi="Calibri" w:cs="Calibri"/>
        </w:rPr>
        <w:t>The depth-dependent escape probability</w:t>
      </w:r>
      <w:ins w:id="35" w:author="Gideon Segev" w:date="2026-09-15T17:29:00Z" w16du:dateUtc="2026-09-16T00:29:00Z">
        <w:r w:rsidR="004E0EFB">
          <w:rPr>
            <w:rFonts w:ascii="Calibri" w:hAnsi="Calibri" w:cs="Calibri"/>
          </w:rPr>
          <w:t>,</w:t>
        </w:r>
      </w:ins>
      <w:r w:rsidRPr="00803481">
        <w:rPr>
          <w:rFonts w:ascii="Calibri" w:hAnsi="Calibri" w:cs="Calibri"/>
        </w:rPr>
        <w:t xml:space="preserve"> </w:t>
      </w:r>
      <m:oMath>
        <m:r>
          <m:rPr>
            <m:sty m:val="p"/>
          </m:rPr>
          <w:rPr>
            <w:rFonts w:ascii="Cambria Math" w:hAnsi="Cambria Math" w:cs="Calibri"/>
          </w:rPr>
          <m:t>P(x)</m:t>
        </m:r>
      </m:oMath>
      <w:ins w:id="36" w:author="Gideon Segev" w:date="2026-09-15T17:29:00Z" w16du:dateUtc="2026-09-16T00:29:00Z">
        <w:r w:rsidR="004E0EFB">
          <w:rPr>
            <w:rFonts w:ascii="Calibri" w:hAnsi="Calibri" w:cs="Calibri"/>
          </w:rPr>
          <w:t>,</w:t>
        </w:r>
      </w:ins>
      <w:r w:rsidR="00C8666A">
        <w:rPr>
          <w:rFonts w:ascii="Calibri" w:hAnsi="Calibri" w:cs="Calibri"/>
        </w:rPr>
        <w:t xml:space="preserve"> </w:t>
      </w:r>
      <w:r w:rsidRPr="00803481">
        <w:rPr>
          <w:rFonts w:ascii="Calibri" w:hAnsi="Calibri" w:cs="Calibri"/>
        </w:rPr>
        <w:t xml:space="preserve">is then evaluated, and the total photoluminescence flux at energy </w:t>
      </w:r>
      <m:oMath>
        <m:r>
          <m:rPr>
            <m:sty m:val="p"/>
          </m:rPr>
          <w:rPr>
            <w:rFonts w:ascii="Cambria Math" w:hAnsi="Cambria Math" w:cs="Calibri"/>
          </w:rPr>
          <m:t>E</m:t>
        </m:r>
      </m:oMath>
      <w:r w:rsidRPr="00803481">
        <w:rPr>
          <w:rFonts w:ascii="Calibri" w:hAnsi="Calibri" w:cs="Calibri"/>
        </w:rPr>
        <w:t xml:space="preserve">resulting from excitation at position </w:t>
      </w:r>
      <m:oMath>
        <m:sSub>
          <m:sSubPr>
            <m:ctrlPr>
              <w:rPr>
                <w:rFonts w:ascii="Cambria Math" w:hAnsi="Cambria Math" w:cs="Calibri"/>
              </w:rPr>
            </m:ctrlPr>
          </m:sSubPr>
          <m:e>
            <m:r>
              <m:rPr>
                <m:sty m:val="p"/>
              </m:rPr>
              <w:rPr>
                <w:rFonts w:ascii="Cambria Math" w:hAnsi="Cambria Math" w:cs="Calibri"/>
              </w:rPr>
              <m:t>x</m:t>
            </m:r>
          </m:e>
          <m:sub>
            <m:r>
              <m:rPr>
                <m:sty m:val="p"/>
              </m:rPr>
              <w:rPr>
                <w:rFonts w:ascii="Cambria Math" w:hAnsi="Cambria Math" w:cs="Calibri"/>
              </w:rPr>
              <m:t>0</m:t>
            </m:r>
          </m:sub>
        </m:sSub>
      </m:oMath>
      <w:r w:rsidRPr="00803481">
        <w:rPr>
          <w:rFonts w:ascii="Calibri" w:hAnsi="Calibri" w:cs="Calibri"/>
        </w:rPr>
        <w:t>is obtained by integrating the product of the radiative recombination rate and the escape probability over depth,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9"/>
        <w:gridCol w:w="961"/>
      </w:tblGrid>
      <w:tr w:rsidR="00221C2F" w:rsidRPr="00803481" w14:paraId="325670C8" w14:textId="77777777" w:rsidTr="00781AE8">
        <w:tc>
          <w:tcPr>
            <w:tcW w:w="4000" w:type="pct"/>
            <w:vAlign w:val="center"/>
          </w:tcPr>
          <w:p w14:paraId="024AD79D" w14:textId="77777777" w:rsidR="00221C2F" w:rsidRPr="00803481" w:rsidRDefault="00221C2F" w:rsidP="00781AE8">
            <w:pPr>
              <w:jc w:val="both"/>
              <w:rPr>
                <w:rFonts w:ascii="Calibri" w:hAnsi="Calibri" w:cs="Calibri"/>
              </w:rPr>
            </w:pPr>
            <m:oMathPara>
              <m:oMath>
                <m:r>
                  <m:rPr>
                    <m:sty m:val="p"/>
                  </m:rPr>
                  <w:rPr>
                    <w:rFonts w:ascii="Cambria Math" w:hAnsi="Cambria Math" w:cs="Calibri"/>
                    <w:color w:val="000000" w:themeColor="text1"/>
                  </w:rPr>
                  <m:t>Φ</m:t>
                </m:r>
                <m:d>
                  <m:dPr>
                    <m:ctrlPr>
                      <w:rPr>
                        <w:rFonts w:ascii="Cambria Math" w:hAnsi="Cambria Math" w:cs="Calibri"/>
                        <w:color w:val="000000" w:themeColor="text1"/>
                      </w:rPr>
                    </m:ctrlPr>
                  </m:dPr>
                  <m:e>
                    <m:sSub>
                      <m:sSubPr>
                        <m:ctrlPr>
                          <w:rPr>
                            <w:rFonts w:ascii="Cambria Math" w:hAnsi="Cambria Math" w:cs="Calibri"/>
                            <w:color w:val="000000" w:themeColor="text1"/>
                          </w:rPr>
                        </m:ctrlPr>
                      </m:sSubPr>
                      <m:e>
                        <m:r>
                          <m:rPr>
                            <m:sty m:val="p"/>
                          </m:rPr>
                          <w:rPr>
                            <w:rFonts w:ascii="Cambria Math" w:hAnsi="Cambria Math" w:cs="Calibri"/>
                            <w:color w:val="000000" w:themeColor="text1"/>
                          </w:rPr>
                          <m:t>E,x</m:t>
                        </m:r>
                      </m:e>
                      <m:sub>
                        <m:r>
                          <m:rPr>
                            <m:sty m:val="p"/>
                          </m:rPr>
                          <w:rPr>
                            <w:rFonts w:ascii="Cambria Math" w:hAnsi="Cambria Math" w:cs="Calibri"/>
                            <w:color w:val="000000" w:themeColor="text1"/>
                          </w:rPr>
                          <m:t>0</m:t>
                        </m:r>
                      </m:sub>
                    </m:sSub>
                  </m:e>
                </m:d>
                <m:r>
                  <m:rPr>
                    <m:sty m:val="p"/>
                  </m:rPr>
                  <w:rPr>
                    <w:rFonts w:ascii="Cambria Math" w:hAnsi="Cambria Math" w:cs="Calibri"/>
                    <w:color w:val="000000" w:themeColor="text1"/>
                  </w:rPr>
                  <m:t>=</m:t>
                </m:r>
                <m:nary>
                  <m:naryPr>
                    <m:limLoc m:val="undOvr"/>
                    <m:ctrlPr>
                      <w:rPr>
                        <w:rFonts w:ascii="Cambria Math" w:hAnsi="Cambria Math" w:cs="Calibri"/>
                        <w:color w:val="000000" w:themeColor="text1"/>
                      </w:rPr>
                    </m:ctrlPr>
                  </m:naryPr>
                  <m:sub>
                    <m:r>
                      <m:rPr>
                        <m:sty m:val="p"/>
                      </m:rPr>
                      <w:rPr>
                        <w:rFonts w:ascii="Cambria Math" w:hAnsi="Cambria Math" w:cs="Calibri"/>
                        <w:color w:val="000000" w:themeColor="text1"/>
                      </w:rPr>
                      <m:t>0</m:t>
                    </m:r>
                  </m:sub>
                  <m:sup>
                    <m:r>
                      <m:rPr>
                        <m:sty m:val="p"/>
                      </m:rPr>
                      <w:rPr>
                        <w:rFonts w:ascii="Cambria Math" w:hAnsi="Cambria Math" w:cs="Calibri"/>
                        <w:color w:val="000000" w:themeColor="text1"/>
                      </w:rPr>
                      <m:t>∞</m:t>
                    </m:r>
                  </m:sup>
                  <m:e>
                    <m:sSub>
                      <m:sSubPr>
                        <m:ctrlPr>
                          <w:rPr>
                            <w:rFonts w:ascii="Cambria Math" w:hAnsi="Cambria Math" w:cs="Calibri"/>
                            <w:color w:val="000000" w:themeColor="text1"/>
                          </w:rPr>
                        </m:ctrlPr>
                      </m:sSubPr>
                      <m:e>
                        <m:r>
                          <m:rPr>
                            <m:sty m:val="p"/>
                          </m:rPr>
                          <w:rPr>
                            <w:rFonts w:ascii="Cambria Math" w:hAnsi="Cambria Math" w:cs="Calibri"/>
                            <w:color w:val="000000" w:themeColor="text1"/>
                          </w:rPr>
                          <m:t>R</m:t>
                        </m:r>
                      </m:e>
                      <m:sub>
                        <m:r>
                          <m:rPr>
                            <m:sty m:val="p"/>
                          </m:rPr>
                          <w:rPr>
                            <w:rFonts w:ascii="Cambria Math" w:hAnsi="Cambria Math" w:cs="Calibri"/>
                            <w:color w:val="000000" w:themeColor="text1"/>
                          </w:rPr>
                          <m:t>rad</m:t>
                        </m:r>
                      </m:sub>
                    </m:sSub>
                    <m:d>
                      <m:dPr>
                        <m:ctrlPr>
                          <w:rPr>
                            <w:rFonts w:ascii="Cambria Math" w:hAnsi="Cambria Math" w:cs="Calibri"/>
                            <w:color w:val="000000" w:themeColor="text1"/>
                          </w:rPr>
                        </m:ctrlPr>
                      </m:dPr>
                      <m:e>
                        <m:r>
                          <m:rPr>
                            <m:sty m:val="p"/>
                          </m:rPr>
                          <w:rPr>
                            <w:rFonts w:ascii="Cambria Math" w:hAnsi="Cambria Math" w:cs="Calibri"/>
                            <w:color w:val="000000" w:themeColor="text1"/>
                          </w:rPr>
                          <m:t>E,x,</m:t>
                        </m:r>
                        <m:sSub>
                          <m:sSubPr>
                            <m:ctrlPr>
                              <w:rPr>
                                <w:rFonts w:ascii="Cambria Math" w:hAnsi="Cambria Math" w:cs="Calibri"/>
                                <w:color w:val="000000" w:themeColor="text1"/>
                              </w:rPr>
                            </m:ctrlPr>
                          </m:sSubPr>
                          <m:e>
                            <m:r>
                              <m:rPr>
                                <m:sty m:val="p"/>
                              </m:rPr>
                              <w:rPr>
                                <w:rFonts w:ascii="Cambria Math" w:hAnsi="Cambria Math" w:cs="Calibri"/>
                                <w:color w:val="000000" w:themeColor="text1"/>
                              </w:rPr>
                              <m:t>x</m:t>
                            </m:r>
                          </m:e>
                          <m:sub>
                            <m:r>
                              <m:rPr>
                                <m:sty m:val="p"/>
                              </m:rPr>
                              <w:rPr>
                                <w:rFonts w:ascii="Cambria Math" w:hAnsi="Cambria Math" w:cs="Calibri"/>
                                <w:color w:val="000000" w:themeColor="text1"/>
                              </w:rPr>
                              <m:t>0</m:t>
                            </m:r>
                          </m:sub>
                        </m:sSub>
                      </m:e>
                    </m:d>
                    <m:r>
                      <m:rPr>
                        <m:sty m:val="p"/>
                      </m:rPr>
                      <w:rPr>
                        <w:rFonts w:ascii="Cambria Math" w:hAnsi="Cambria Math" w:cs="Calibri"/>
                        <w:color w:val="000000" w:themeColor="text1"/>
                      </w:rPr>
                      <m:t>P</m:t>
                    </m:r>
                    <m:d>
                      <m:dPr>
                        <m:ctrlPr>
                          <w:rPr>
                            <w:rFonts w:ascii="Cambria Math" w:hAnsi="Cambria Math" w:cs="Calibri"/>
                            <w:color w:val="000000" w:themeColor="text1"/>
                          </w:rPr>
                        </m:ctrlPr>
                      </m:dPr>
                      <m:e>
                        <m:r>
                          <m:rPr>
                            <m:sty m:val="p"/>
                          </m:rPr>
                          <w:rPr>
                            <w:rFonts w:ascii="Cambria Math" w:hAnsi="Cambria Math" w:cs="Calibri"/>
                            <w:color w:val="000000" w:themeColor="text1"/>
                          </w:rPr>
                          <m:t>x</m:t>
                        </m:r>
                      </m:e>
                    </m:d>
                  </m:e>
                </m:nary>
                <m:r>
                  <m:rPr>
                    <m:sty m:val="p"/>
                  </m:rPr>
                  <w:rPr>
                    <w:rFonts w:ascii="Cambria Math" w:hAnsi="Cambria Math" w:cs="Calibri"/>
                    <w:color w:val="000000" w:themeColor="text1"/>
                  </w:rPr>
                  <m:t>dx</m:t>
                </m:r>
              </m:oMath>
            </m:oMathPara>
          </w:p>
          <w:p w14:paraId="0C3E4E9F" w14:textId="77777777" w:rsidR="00221C2F" w:rsidRPr="00803481" w:rsidRDefault="00221C2F" w:rsidP="00781AE8">
            <w:pPr>
              <w:jc w:val="both"/>
              <w:rPr>
                <w:rFonts w:ascii="Calibri" w:hAnsi="Calibri" w:cs="Calibri"/>
                <w:color w:val="000000" w:themeColor="text1"/>
              </w:rPr>
            </w:pPr>
          </w:p>
        </w:tc>
        <w:tc>
          <w:tcPr>
            <w:tcW w:w="500" w:type="pct"/>
            <w:vAlign w:val="center"/>
          </w:tcPr>
          <w:p w14:paraId="4D5AE029" w14:textId="636E7732" w:rsidR="00221C2F" w:rsidRPr="00803481" w:rsidRDefault="00221C2F" w:rsidP="00781AE8">
            <w:pPr>
              <w:jc w:val="both"/>
              <w:rPr>
                <w:rFonts w:ascii="Calibri" w:hAnsi="Calibri" w:cs="Calibri"/>
                <w:color w:val="000000" w:themeColor="text1"/>
                <w:rtl/>
              </w:rPr>
            </w:pPr>
            <w:r w:rsidRPr="00803481">
              <w:rPr>
                <w:rFonts w:ascii="Calibri" w:hAnsi="Calibri" w:cs="Calibri"/>
                <w:color w:val="000000" w:themeColor="text1"/>
              </w:rPr>
              <w:t>(</w:t>
            </w:r>
            <w:r w:rsidRPr="00803481">
              <w:rPr>
                <w:rFonts w:ascii="Calibri" w:hAnsi="Calibri" w:cs="Calibri"/>
                <w:color w:val="000000" w:themeColor="text1"/>
              </w:rPr>
              <w:fldChar w:fldCharType="begin"/>
            </w:r>
            <w:r w:rsidRPr="00803481">
              <w:rPr>
                <w:rFonts w:ascii="Calibri" w:hAnsi="Calibri" w:cs="Calibri"/>
                <w:color w:val="000000" w:themeColor="text1"/>
              </w:rPr>
              <w:instrText xml:space="preserve"> SEQ Equation \* ARABIC </w:instrText>
            </w:r>
            <w:r w:rsidRPr="00803481">
              <w:rPr>
                <w:rFonts w:ascii="Calibri" w:hAnsi="Calibri" w:cs="Calibri"/>
                <w:color w:val="000000" w:themeColor="text1"/>
              </w:rPr>
              <w:fldChar w:fldCharType="separate"/>
            </w:r>
            <w:r w:rsidR="003C2E42" w:rsidRPr="00803481">
              <w:rPr>
                <w:rFonts w:ascii="Calibri" w:hAnsi="Calibri" w:cs="Calibri"/>
                <w:noProof/>
                <w:color w:val="000000" w:themeColor="text1"/>
              </w:rPr>
              <w:t>4</w:t>
            </w:r>
            <w:r w:rsidRPr="00803481">
              <w:rPr>
                <w:rFonts w:ascii="Calibri" w:hAnsi="Calibri" w:cs="Calibri"/>
                <w:color w:val="000000" w:themeColor="text1"/>
              </w:rPr>
              <w:fldChar w:fldCharType="end"/>
            </w:r>
            <w:r w:rsidRPr="00803481">
              <w:rPr>
                <w:rFonts w:ascii="Calibri" w:hAnsi="Calibri" w:cs="Calibri"/>
                <w:color w:val="000000" w:themeColor="text1"/>
              </w:rPr>
              <w:t>)</w:t>
            </w:r>
          </w:p>
        </w:tc>
      </w:tr>
    </w:tbl>
    <w:p w14:paraId="393188CA" w14:textId="2CEF2049" w:rsidR="00221C2F" w:rsidRPr="00803481" w:rsidRDefault="00221C2F" w:rsidP="004E0EFB">
      <w:pPr>
        <w:pStyle w:val="Heading3"/>
        <w:numPr>
          <w:ilvl w:val="1"/>
          <w:numId w:val="20"/>
        </w:numPr>
        <w:jc w:val="both"/>
        <w:rPr>
          <w:rFonts w:ascii="Calibri" w:eastAsiaTheme="minorEastAsia" w:hAnsi="Calibri" w:cs="Calibri"/>
          <w:b w:val="0"/>
          <w:bCs w:val="0"/>
          <w:color w:val="000000" w:themeColor="text1"/>
        </w:rPr>
      </w:pPr>
      <w:r w:rsidRPr="00803481">
        <w:rPr>
          <w:rFonts w:ascii="Calibri" w:hAnsi="Calibri" w:cs="Calibri"/>
          <w:color w:val="000000" w:themeColor="text1"/>
        </w:rPr>
        <w:t xml:space="preserve">The excess electron concentration </w:t>
      </w:r>
      <m:oMath>
        <m:r>
          <m:rPr>
            <m:sty m:val="b"/>
          </m:rPr>
          <w:rPr>
            <w:rFonts w:ascii="Cambria Math" w:hAnsi="Cambria Math" w:cs="Calibri"/>
            <w:color w:val="000000" w:themeColor="text1"/>
          </w:rPr>
          <m:t>Δn</m:t>
        </m:r>
      </m:oMath>
    </w:p>
    <w:p w14:paraId="3C5988F2" w14:textId="77777777" w:rsidR="00221C2F" w:rsidRPr="00803481" w:rsidRDefault="00221C2F" w:rsidP="00221C2F">
      <w:pPr>
        <w:jc w:val="both"/>
        <w:rPr>
          <w:rFonts w:ascii="Calibri" w:hAnsi="Calibri" w:cs="Calibri"/>
          <w:color w:val="000000" w:themeColor="text1"/>
        </w:rPr>
      </w:pPr>
      <w:r w:rsidRPr="00803481">
        <w:rPr>
          <w:rFonts w:ascii="Calibri" w:hAnsi="Calibri" w:cs="Calibri"/>
          <w:color w:val="000000" w:themeColor="text1"/>
        </w:rPr>
        <w:t>The differential equation: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
        <w:gridCol w:w="6912"/>
        <w:gridCol w:w="864"/>
      </w:tblGrid>
      <w:tr w:rsidR="00221C2F" w:rsidRPr="00803481" w14:paraId="5EE6FCB8" w14:textId="77777777" w:rsidTr="00781AE8">
        <w:tc>
          <w:tcPr>
            <w:tcW w:w="500" w:type="pct"/>
          </w:tcPr>
          <w:p w14:paraId="51E78467" w14:textId="77777777" w:rsidR="00221C2F" w:rsidRPr="00803481" w:rsidRDefault="00221C2F" w:rsidP="00781AE8">
            <w:pPr>
              <w:jc w:val="both"/>
              <w:rPr>
                <w:rFonts w:ascii="Calibri" w:hAnsi="Calibri" w:cs="Calibri"/>
                <w:color w:val="000000" w:themeColor="text1"/>
              </w:rPr>
            </w:pPr>
          </w:p>
        </w:tc>
        <w:tc>
          <w:tcPr>
            <w:tcW w:w="4000" w:type="pct"/>
            <w:vAlign w:val="center"/>
          </w:tcPr>
          <w:p w14:paraId="39CF511D" w14:textId="77777777" w:rsidR="00221C2F" w:rsidRPr="00803481" w:rsidRDefault="00000000" w:rsidP="00781AE8">
            <w:pPr>
              <w:jc w:val="both"/>
              <w:rPr>
                <w:rFonts w:ascii="Calibri" w:hAnsi="Calibri" w:cs="Calibri"/>
                <w:color w:val="000000" w:themeColor="text1"/>
              </w:rPr>
            </w:pPr>
            <m:oMathPara>
              <m:oMath>
                <m:f>
                  <m:fPr>
                    <m:ctrlPr>
                      <w:rPr>
                        <w:rFonts w:ascii="Cambria Math" w:hAnsi="Cambria Math" w:cs="Calibri"/>
                        <w:color w:val="000000" w:themeColor="text1"/>
                      </w:rPr>
                    </m:ctrlPr>
                  </m:fPr>
                  <m:num>
                    <m:sSup>
                      <m:sSupPr>
                        <m:ctrlPr>
                          <w:rPr>
                            <w:rFonts w:ascii="Cambria Math" w:hAnsi="Cambria Math" w:cs="Calibri"/>
                            <w:color w:val="000000" w:themeColor="text1"/>
                          </w:rPr>
                        </m:ctrlPr>
                      </m:sSupPr>
                      <m:e>
                        <m:r>
                          <m:rPr>
                            <m:sty m:val="p"/>
                          </m:rPr>
                          <w:rPr>
                            <w:rFonts w:ascii="Cambria Math" w:hAnsi="Cambria Math" w:cs="Calibri"/>
                            <w:color w:val="000000" w:themeColor="text1"/>
                          </w:rPr>
                          <m:t>d</m:t>
                        </m:r>
                      </m:e>
                      <m:sup>
                        <m:r>
                          <m:rPr>
                            <m:sty m:val="p"/>
                          </m:rPr>
                          <w:rPr>
                            <w:rFonts w:ascii="Cambria Math" w:hAnsi="Cambria Math" w:cs="Calibri"/>
                            <w:color w:val="000000" w:themeColor="text1"/>
                          </w:rPr>
                          <m:t>2</m:t>
                        </m:r>
                      </m:sup>
                    </m:sSup>
                    <m:r>
                      <m:rPr>
                        <m:sty m:val="p"/>
                      </m:rPr>
                      <w:rPr>
                        <w:rFonts w:ascii="Cambria Math" w:hAnsi="Cambria Math" w:cs="Calibri"/>
                        <w:color w:val="000000" w:themeColor="text1"/>
                      </w:rPr>
                      <m:t>Δn</m:t>
                    </m:r>
                  </m:num>
                  <m:den>
                    <m:r>
                      <m:rPr>
                        <m:sty m:val="p"/>
                      </m:rPr>
                      <w:rPr>
                        <w:rFonts w:ascii="Cambria Math" w:hAnsi="Cambria Math" w:cs="Calibri"/>
                        <w:color w:val="000000" w:themeColor="text1"/>
                      </w:rPr>
                      <m:t>d</m:t>
                    </m:r>
                    <m:sSup>
                      <m:sSupPr>
                        <m:ctrlPr>
                          <w:rPr>
                            <w:rFonts w:ascii="Cambria Math" w:hAnsi="Cambria Math" w:cs="Calibri"/>
                            <w:color w:val="000000" w:themeColor="text1"/>
                          </w:rPr>
                        </m:ctrlPr>
                      </m:sSupPr>
                      <m:e>
                        <m:r>
                          <m:rPr>
                            <m:sty m:val="p"/>
                          </m:rPr>
                          <w:rPr>
                            <w:rFonts w:ascii="Cambria Math" w:hAnsi="Cambria Math" w:cs="Calibri"/>
                            <w:color w:val="000000" w:themeColor="text1"/>
                          </w:rPr>
                          <m:t>x</m:t>
                        </m:r>
                      </m:e>
                      <m:sup>
                        <m:r>
                          <m:rPr>
                            <m:sty m:val="p"/>
                          </m:rPr>
                          <w:rPr>
                            <w:rFonts w:ascii="Cambria Math" w:hAnsi="Cambria Math" w:cs="Calibri"/>
                            <w:color w:val="000000" w:themeColor="text1"/>
                          </w:rPr>
                          <m:t>2</m:t>
                        </m:r>
                      </m:sup>
                    </m:sSup>
                  </m:den>
                </m:f>
                <m:r>
                  <m:rPr>
                    <m:sty m:val="p"/>
                  </m:rPr>
                  <w:rPr>
                    <w:rFonts w:ascii="Cambria Math" w:hAnsi="Cambria Math" w:cs="Calibri"/>
                    <w:color w:val="000000" w:themeColor="text1"/>
                  </w:rPr>
                  <m:t>=</m:t>
                </m:r>
                <m:f>
                  <m:fPr>
                    <m:ctrlPr>
                      <w:rPr>
                        <w:rFonts w:ascii="Cambria Math" w:hAnsi="Cambria Math" w:cs="Calibri"/>
                        <w:color w:val="000000" w:themeColor="text1"/>
                      </w:rPr>
                    </m:ctrlPr>
                  </m:fPr>
                  <m:num>
                    <m:sSub>
                      <m:sSubPr>
                        <m:ctrlPr>
                          <w:rPr>
                            <w:rFonts w:ascii="Cambria Math" w:hAnsi="Cambria Math" w:cs="Calibri"/>
                            <w:color w:val="000000" w:themeColor="text1"/>
                          </w:rPr>
                        </m:ctrlPr>
                      </m:sSubPr>
                      <m:e>
                        <m:r>
                          <m:rPr>
                            <m:sty m:val="p"/>
                          </m:rPr>
                          <w:rPr>
                            <w:rFonts w:ascii="Cambria Math" w:hAnsi="Cambria Math" w:cs="Calibri"/>
                            <w:color w:val="000000" w:themeColor="text1"/>
                          </w:rPr>
                          <m:t>G</m:t>
                        </m:r>
                      </m:e>
                      <m:sub>
                        <m:r>
                          <m:rPr>
                            <m:sty m:val="p"/>
                          </m:rPr>
                          <w:rPr>
                            <w:rFonts w:ascii="Cambria Math" w:hAnsi="Cambria Math" w:cs="Calibri"/>
                            <w:color w:val="000000" w:themeColor="text1"/>
                          </w:rPr>
                          <m:t>0</m:t>
                        </m:r>
                      </m:sub>
                    </m:sSub>
                  </m:num>
                  <m:den>
                    <m:r>
                      <m:rPr>
                        <m:sty m:val="p"/>
                      </m:rPr>
                      <w:rPr>
                        <w:rFonts w:ascii="Cambria Math" w:hAnsi="Cambria Math" w:cs="Calibri"/>
                        <w:color w:val="000000" w:themeColor="text1"/>
                      </w:rPr>
                      <m:t>D</m:t>
                    </m:r>
                  </m:den>
                </m:f>
                <m:r>
                  <m:rPr>
                    <m:sty m:val="p"/>
                  </m:rPr>
                  <w:rPr>
                    <w:rFonts w:ascii="Cambria Math" w:hAnsi="Cambria Math" w:cs="Calibri"/>
                    <w:color w:val="000000" w:themeColor="text1"/>
                  </w:rPr>
                  <m:t>δ</m:t>
                </m:r>
                <m:d>
                  <m:dPr>
                    <m:ctrlPr>
                      <w:rPr>
                        <w:rFonts w:ascii="Cambria Math" w:hAnsi="Cambria Math" w:cs="Calibri"/>
                        <w:color w:val="000000" w:themeColor="text1"/>
                      </w:rPr>
                    </m:ctrlPr>
                  </m:dPr>
                  <m:e>
                    <m:r>
                      <m:rPr>
                        <m:sty m:val="p"/>
                      </m:rPr>
                      <w:rPr>
                        <w:rFonts w:ascii="Cambria Math" w:hAnsi="Cambria Math" w:cs="Calibri"/>
                        <w:color w:val="000000" w:themeColor="text1"/>
                      </w:rPr>
                      <m:t>x-</m:t>
                    </m:r>
                    <m:sSub>
                      <m:sSubPr>
                        <m:ctrlPr>
                          <w:rPr>
                            <w:rFonts w:ascii="Cambria Math" w:hAnsi="Cambria Math" w:cs="Calibri"/>
                            <w:color w:val="000000" w:themeColor="text1"/>
                          </w:rPr>
                        </m:ctrlPr>
                      </m:sSubPr>
                      <m:e>
                        <m:r>
                          <m:rPr>
                            <m:sty m:val="p"/>
                          </m:rPr>
                          <w:rPr>
                            <w:rFonts w:ascii="Cambria Math" w:hAnsi="Cambria Math" w:cs="Calibri"/>
                            <w:color w:val="000000" w:themeColor="text1"/>
                          </w:rPr>
                          <m:t>x</m:t>
                        </m:r>
                      </m:e>
                      <m:sub>
                        <m:r>
                          <m:rPr>
                            <m:sty m:val="p"/>
                          </m:rPr>
                          <w:rPr>
                            <w:rFonts w:ascii="Cambria Math" w:hAnsi="Cambria Math" w:cs="Calibri"/>
                            <w:color w:val="000000" w:themeColor="text1"/>
                          </w:rPr>
                          <m:t>0</m:t>
                        </m:r>
                      </m:sub>
                    </m:sSub>
                  </m:e>
                </m:d>
                <m:r>
                  <m:rPr>
                    <m:sty m:val="p"/>
                  </m:rPr>
                  <w:rPr>
                    <w:rFonts w:ascii="Cambria Math" w:hAnsi="Cambria Math" w:cs="Calibri"/>
                    <w:color w:val="000000" w:themeColor="text1"/>
                  </w:rPr>
                  <m:t>-</m:t>
                </m:r>
                <m:f>
                  <m:fPr>
                    <m:ctrlPr>
                      <w:rPr>
                        <w:rFonts w:ascii="Cambria Math" w:hAnsi="Cambria Math" w:cs="Calibri"/>
                        <w:color w:val="000000" w:themeColor="text1"/>
                      </w:rPr>
                    </m:ctrlPr>
                  </m:fPr>
                  <m:num>
                    <m:r>
                      <m:rPr>
                        <m:sty m:val="p"/>
                      </m:rPr>
                      <w:rPr>
                        <w:rFonts w:ascii="Cambria Math" w:hAnsi="Cambria Math" w:cs="Calibri"/>
                        <w:color w:val="000000" w:themeColor="text1"/>
                      </w:rPr>
                      <m:t>Δn</m:t>
                    </m:r>
                  </m:num>
                  <m:den>
                    <m:sSubSup>
                      <m:sSubSupPr>
                        <m:ctrlPr>
                          <w:rPr>
                            <w:rFonts w:ascii="Cambria Math" w:hAnsi="Cambria Math" w:cs="Calibri"/>
                            <w:color w:val="000000" w:themeColor="text1"/>
                          </w:rPr>
                        </m:ctrlPr>
                      </m:sSubSupPr>
                      <m:e>
                        <m:r>
                          <m:rPr>
                            <m:sty m:val="p"/>
                          </m:rPr>
                          <w:rPr>
                            <w:rFonts w:ascii="Cambria Math" w:hAnsi="Cambria Math" w:cs="Calibri"/>
                            <w:color w:val="000000" w:themeColor="text1"/>
                          </w:rPr>
                          <m:t>L</m:t>
                        </m:r>
                      </m:e>
                      <m:sub>
                        <m:r>
                          <m:rPr>
                            <m:sty m:val="p"/>
                          </m:rPr>
                          <w:rPr>
                            <w:rFonts w:ascii="Cambria Math" w:hAnsi="Cambria Math" w:cs="Calibri"/>
                            <w:color w:val="000000" w:themeColor="text1"/>
                          </w:rPr>
                          <m:t>n</m:t>
                        </m:r>
                      </m:sub>
                      <m:sup>
                        <m:r>
                          <m:rPr>
                            <m:sty m:val="p"/>
                          </m:rPr>
                          <w:rPr>
                            <w:rFonts w:ascii="Cambria Math" w:hAnsi="Cambria Math" w:cs="Calibri"/>
                            <w:color w:val="000000" w:themeColor="text1"/>
                          </w:rPr>
                          <m:t>2</m:t>
                        </m:r>
                      </m:sup>
                    </m:sSubSup>
                  </m:den>
                </m:f>
                <m:r>
                  <m:rPr>
                    <m:sty m:val="p"/>
                  </m:rPr>
                  <w:rPr>
                    <w:rFonts w:ascii="Cambria Math" w:hAnsi="Cambria Math" w:cs="Calibri"/>
                    <w:color w:val="000000" w:themeColor="text1"/>
                  </w:rPr>
                  <m:t xml:space="preserve"> </m:t>
                </m:r>
              </m:oMath>
            </m:oMathPara>
          </w:p>
        </w:tc>
        <w:tc>
          <w:tcPr>
            <w:tcW w:w="500" w:type="pct"/>
            <w:vAlign w:val="center"/>
          </w:tcPr>
          <w:p w14:paraId="61679C60" w14:textId="69D58B2C" w:rsidR="00221C2F" w:rsidRPr="00803481" w:rsidRDefault="00221C2F" w:rsidP="00781AE8">
            <w:pPr>
              <w:jc w:val="both"/>
              <w:rPr>
                <w:rFonts w:ascii="Calibri" w:hAnsi="Calibri" w:cs="Calibri"/>
                <w:color w:val="000000" w:themeColor="text1"/>
                <w:rtl/>
              </w:rPr>
            </w:pPr>
            <w:r w:rsidRPr="00803481">
              <w:rPr>
                <w:rFonts w:ascii="Calibri" w:hAnsi="Calibri" w:cs="Calibri"/>
                <w:color w:val="000000" w:themeColor="text1"/>
              </w:rPr>
              <w:t>(</w:t>
            </w:r>
            <w:r w:rsidRPr="00803481">
              <w:rPr>
                <w:rFonts w:ascii="Calibri" w:hAnsi="Calibri" w:cs="Calibri"/>
                <w:color w:val="000000" w:themeColor="text1"/>
              </w:rPr>
              <w:fldChar w:fldCharType="begin"/>
            </w:r>
            <w:r w:rsidRPr="00803481">
              <w:rPr>
                <w:rFonts w:ascii="Calibri" w:hAnsi="Calibri" w:cs="Calibri"/>
                <w:color w:val="000000" w:themeColor="text1"/>
              </w:rPr>
              <w:instrText xml:space="preserve"> SEQ Equation \* ARABIC </w:instrText>
            </w:r>
            <w:r w:rsidRPr="00803481">
              <w:rPr>
                <w:rFonts w:ascii="Calibri" w:hAnsi="Calibri" w:cs="Calibri"/>
                <w:color w:val="000000" w:themeColor="text1"/>
              </w:rPr>
              <w:fldChar w:fldCharType="separate"/>
            </w:r>
            <w:r w:rsidR="003C2E42" w:rsidRPr="00803481">
              <w:rPr>
                <w:rFonts w:ascii="Calibri" w:hAnsi="Calibri" w:cs="Calibri"/>
                <w:noProof/>
                <w:color w:val="000000" w:themeColor="text1"/>
              </w:rPr>
              <w:t>5</w:t>
            </w:r>
            <w:r w:rsidRPr="00803481">
              <w:rPr>
                <w:rFonts w:ascii="Calibri" w:hAnsi="Calibri" w:cs="Calibri"/>
                <w:color w:val="000000" w:themeColor="text1"/>
              </w:rPr>
              <w:fldChar w:fldCharType="end"/>
            </w:r>
            <w:r w:rsidRPr="00803481">
              <w:rPr>
                <w:rFonts w:ascii="Calibri" w:hAnsi="Calibri" w:cs="Calibri"/>
                <w:color w:val="000000" w:themeColor="text1"/>
              </w:rPr>
              <w:t>)</w:t>
            </w:r>
          </w:p>
        </w:tc>
      </w:tr>
    </w:tbl>
    <w:p w14:paraId="5E7A039F" w14:textId="50B2FB62" w:rsidR="00221C2F" w:rsidRPr="00803481" w:rsidRDefault="00221C2F" w:rsidP="00221C2F">
      <w:pPr>
        <w:jc w:val="both"/>
        <w:rPr>
          <w:rFonts w:ascii="Calibri" w:hAnsi="Calibri" w:cs="Calibri"/>
          <w:color w:val="000000" w:themeColor="text1"/>
        </w:rPr>
      </w:pPr>
      <w:r w:rsidRPr="00803481">
        <w:rPr>
          <w:rFonts w:ascii="Calibri" w:hAnsi="Calibri" w:cs="Calibri"/>
          <w:color w:val="000000" w:themeColor="text1"/>
        </w:rPr>
        <w:t xml:space="preserve">Where </w:t>
      </w:r>
      <m:oMath>
        <m:sSub>
          <m:sSubPr>
            <m:ctrlPr>
              <w:rPr>
                <w:rFonts w:ascii="Cambria Math" w:hAnsi="Cambria Math" w:cs="Calibri"/>
                <w:color w:val="000000" w:themeColor="text1"/>
              </w:rPr>
            </m:ctrlPr>
          </m:sSubPr>
          <m:e>
            <m:r>
              <m:rPr>
                <m:sty m:val="p"/>
              </m:rPr>
              <w:rPr>
                <w:rFonts w:ascii="Cambria Math" w:hAnsi="Cambria Math" w:cs="Calibri"/>
                <w:color w:val="000000" w:themeColor="text1"/>
              </w:rPr>
              <m:t>L</m:t>
            </m:r>
          </m:e>
          <m:sub>
            <m:r>
              <m:rPr>
                <m:sty m:val="p"/>
              </m:rPr>
              <w:rPr>
                <w:rFonts w:ascii="Cambria Math" w:hAnsi="Cambria Math" w:cs="Calibri"/>
                <w:color w:val="000000" w:themeColor="text1"/>
              </w:rPr>
              <m:t>n</m:t>
            </m:r>
          </m:sub>
        </m:sSub>
        <m:r>
          <m:rPr>
            <m:sty m:val="p"/>
          </m:rPr>
          <w:rPr>
            <w:rFonts w:ascii="Cambria Math" w:hAnsi="Cambria Math" w:cs="Calibri"/>
            <w:color w:val="000000" w:themeColor="text1"/>
          </w:rPr>
          <m:t>=</m:t>
        </m:r>
        <m:rad>
          <m:radPr>
            <m:degHide m:val="1"/>
            <m:ctrlPr>
              <w:rPr>
                <w:rFonts w:ascii="Cambria Math" w:hAnsi="Cambria Math" w:cs="Calibri"/>
                <w:color w:val="000000" w:themeColor="text1"/>
              </w:rPr>
            </m:ctrlPr>
          </m:radPr>
          <m:deg/>
          <m:e>
            <m:r>
              <m:rPr>
                <m:sty m:val="p"/>
              </m:rPr>
              <w:rPr>
                <w:rFonts w:ascii="Cambria Math" w:hAnsi="Cambria Math" w:cs="Calibri"/>
                <w:color w:val="000000" w:themeColor="text1"/>
              </w:rPr>
              <m:t>τD</m:t>
            </m:r>
          </m:e>
        </m:rad>
      </m:oMath>
      <w:r w:rsidRPr="00803481">
        <w:rPr>
          <w:rFonts w:ascii="Calibri" w:hAnsi="Calibri" w:cs="Calibri"/>
          <w:color w:val="000000" w:themeColor="text1"/>
        </w:rPr>
        <w:t xml:space="preserve">, </w:t>
      </w:r>
      <m:oMath>
        <m:r>
          <m:rPr>
            <m:sty m:val="p"/>
          </m:rPr>
          <w:rPr>
            <w:rFonts w:ascii="Cambria Math" w:hAnsi="Cambria Math" w:cs="Calibri"/>
            <w:color w:val="000000" w:themeColor="text1"/>
          </w:rPr>
          <m:t xml:space="preserve">τ </m:t>
        </m:r>
      </m:oMath>
      <w:r w:rsidRPr="00803481">
        <w:rPr>
          <w:rFonts w:ascii="Calibri" w:hAnsi="Calibri" w:cs="Calibri"/>
          <w:color w:val="000000" w:themeColor="text1"/>
        </w:rPr>
        <w:t xml:space="preserve">is the effective </w:t>
      </w:r>
      <w:r w:rsidR="00C8666A">
        <w:rPr>
          <w:rFonts w:ascii="Calibri" w:hAnsi="Calibri" w:cs="Calibri"/>
          <w:color w:val="000000" w:themeColor="text1"/>
        </w:rPr>
        <w:t xml:space="preserve">minority carrier </w:t>
      </w:r>
      <w:r w:rsidRPr="00803481">
        <w:rPr>
          <w:rFonts w:ascii="Calibri" w:hAnsi="Calibri" w:cs="Calibri"/>
          <w:color w:val="000000" w:themeColor="text1"/>
        </w:rPr>
        <w:t>lifetime</w:t>
      </w:r>
      <w:r w:rsidR="00C8666A">
        <w:rPr>
          <w:rFonts w:ascii="Calibri" w:hAnsi="Calibri" w:cs="Calibri"/>
          <w:color w:val="000000" w:themeColor="text1"/>
        </w:rPr>
        <w:t>.</w:t>
      </w:r>
      <w:r w:rsidRPr="00803481">
        <w:rPr>
          <w:rFonts w:ascii="Calibri" w:hAnsi="Calibri" w:cs="Calibri"/>
          <w:color w:val="000000" w:themeColor="text1"/>
        </w:rPr>
        <w:t xml:space="preserve"> </w:t>
      </w:r>
      <w:r w:rsidR="00C8666A">
        <w:rPr>
          <w:rFonts w:ascii="Calibri" w:hAnsi="Calibri" w:cs="Calibri"/>
          <w:color w:val="000000" w:themeColor="text1"/>
        </w:rPr>
        <w:t>T</w:t>
      </w:r>
      <w:r w:rsidR="00C8666A" w:rsidRPr="00803481">
        <w:rPr>
          <w:rFonts w:ascii="Calibri" w:hAnsi="Calibri" w:cs="Calibri"/>
          <w:color w:val="000000" w:themeColor="text1"/>
        </w:rPr>
        <w:t xml:space="preserve">he </w:t>
      </w:r>
      <w:r w:rsidRPr="00803481">
        <w:rPr>
          <w:rFonts w:ascii="Calibri" w:hAnsi="Calibri" w:cs="Calibri"/>
          <w:color w:val="000000" w:themeColor="text1"/>
        </w:rPr>
        <w:t xml:space="preserve">boundary condition at </w:t>
      </w:r>
      <m:oMath>
        <m:r>
          <m:rPr>
            <m:sty m:val="p"/>
          </m:rPr>
          <w:rPr>
            <w:rFonts w:ascii="Cambria Math" w:hAnsi="Cambria Math" w:cs="Calibri"/>
            <w:color w:val="000000" w:themeColor="text1"/>
          </w:rPr>
          <m:t>x=0</m:t>
        </m:r>
      </m:oMath>
      <w:r w:rsidRPr="00803481">
        <w:rPr>
          <w:rFonts w:ascii="Calibri" w:hAnsi="Calibri" w:cs="Calibri"/>
          <w:color w:val="000000" w:themeColor="text1"/>
        </w:rPr>
        <w:t xml:space="preserve"> is </w:t>
      </w:r>
      <m:oMath>
        <m:r>
          <m:rPr>
            <m:sty m:val="p"/>
          </m:rPr>
          <w:rPr>
            <w:rFonts w:ascii="Cambria Math" w:hAnsi="Cambria Math" w:cs="Calibri"/>
            <w:color w:val="000000" w:themeColor="text1"/>
          </w:rPr>
          <m:t>D</m:t>
        </m:r>
        <m:f>
          <m:fPr>
            <m:ctrlPr>
              <w:rPr>
                <w:rFonts w:ascii="Cambria Math" w:hAnsi="Cambria Math" w:cs="Calibri"/>
                <w:color w:val="000000" w:themeColor="text1"/>
              </w:rPr>
            </m:ctrlPr>
          </m:fPr>
          <m:num>
            <m:r>
              <m:rPr>
                <m:sty m:val="p"/>
              </m:rPr>
              <w:rPr>
                <w:rFonts w:ascii="Cambria Math" w:hAnsi="Cambria Math" w:cs="Calibri"/>
                <w:color w:val="000000" w:themeColor="text1"/>
              </w:rPr>
              <m:t>dΔn</m:t>
            </m:r>
          </m:num>
          <m:den>
            <m:r>
              <m:rPr>
                <m:sty m:val="p"/>
              </m:rPr>
              <w:rPr>
                <w:rFonts w:ascii="Cambria Math" w:hAnsi="Cambria Math" w:cs="Calibri"/>
                <w:color w:val="000000" w:themeColor="text1"/>
              </w:rPr>
              <m:t>dx</m:t>
            </m:r>
          </m:den>
        </m:f>
        <m:r>
          <m:rPr>
            <m:sty m:val="p"/>
          </m:rPr>
          <w:rPr>
            <w:rFonts w:ascii="Cambria Math" w:hAnsi="Cambria Math" w:cs="Calibri"/>
            <w:color w:val="000000" w:themeColor="text1"/>
          </w:rPr>
          <m:t>=S</m:t>
        </m:r>
        <m:d>
          <m:dPr>
            <m:ctrlPr>
              <w:rPr>
                <w:rFonts w:ascii="Cambria Math" w:hAnsi="Cambria Math" w:cs="Calibri"/>
                <w:color w:val="000000" w:themeColor="text1"/>
              </w:rPr>
            </m:ctrlPr>
          </m:dPr>
          <m:e>
            <m:r>
              <m:rPr>
                <m:sty m:val="p"/>
              </m:rPr>
              <w:rPr>
                <w:rFonts w:ascii="Cambria Math" w:hAnsi="Cambria Math" w:cs="Calibri"/>
                <w:color w:val="000000" w:themeColor="text1"/>
              </w:rPr>
              <m:t>n-</m:t>
            </m:r>
            <m:sSub>
              <m:sSubPr>
                <m:ctrlPr>
                  <w:rPr>
                    <w:rFonts w:ascii="Cambria Math" w:hAnsi="Cambria Math" w:cs="Calibri"/>
                    <w:color w:val="000000" w:themeColor="text1"/>
                  </w:rPr>
                </m:ctrlPr>
              </m:sSubPr>
              <m:e>
                <m:r>
                  <m:rPr>
                    <m:sty m:val="p"/>
                  </m:rPr>
                  <w:rPr>
                    <w:rFonts w:ascii="Cambria Math" w:hAnsi="Cambria Math" w:cs="Calibri"/>
                    <w:color w:val="000000" w:themeColor="text1"/>
                  </w:rPr>
                  <m:t>n</m:t>
                </m:r>
              </m:e>
              <m:sub>
                <m:r>
                  <m:rPr>
                    <m:sty m:val="p"/>
                  </m:rPr>
                  <w:rPr>
                    <w:rFonts w:ascii="Cambria Math" w:hAnsi="Cambria Math" w:cs="Calibri"/>
                    <w:color w:val="000000" w:themeColor="text1"/>
                  </w:rPr>
                  <m:t>0</m:t>
                </m:r>
              </m:sub>
            </m:sSub>
          </m:e>
        </m:d>
      </m:oMath>
      <w:r w:rsidR="00C8666A">
        <w:rPr>
          <w:rFonts w:ascii="Calibri" w:hAnsi="Calibri" w:cs="Calibri"/>
          <w:color w:val="000000" w:themeColor="text1"/>
        </w:rPr>
        <w:t>. Under the assumed conditions the sample can be considered infinitely thick.</w:t>
      </w:r>
    </w:p>
    <w:p w14:paraId="09E9D05E" w14:textId="77777777" w:rsidR="00221C2F" w:rsidRPr="00803481" w:rsidRDefault="00221C2F" w:rsidP="00221C2F">
      <w:pPr>
        <w:jc w:val="both"/>
        <w:rPr>
          <w:rFonts w:ascii="Calibri" w:hAnsi="Calibri" w:cs="Calibri"/>
          <w:color w:val="000000" w:themeColor="text1"/>
        </w:rPr>
      </w:pPr>
      <w:r w:rsidRPr="00803481">
        <w:rPr>
          <w:rFonts w:ascii="Calibri" w:hAnsi="Calibri" w:cs="Calibri"/>
          <w:color w:val="000000" w:themeColor="text1"/>
        </w:rPr>
        <w:t>The resulting solution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
        <w:gridCol w:w="6912"/>
        <w:gridCol w:w="864"/>
      </w:tblGrid>
      <w:tr w:rsidR="00221C2F" w:rsidRPr="00803481" w14:paraId="272BDB5C" w14:textId="77777777" w:rsidTr="00781AE8">
        <w:tc>
          <w:tcPr>
            <w:tcW w:w="500" w:type="pct"/>
          </w:tcPr>
          <w:p w14:paraId="69EB6550" w14:textId="77777777" w:rsidR="00221C2F" w:rsidRPr="00803481" w:rsidRDefault="00221C2F" w:rsidP="00781AE8">
            <w:pPr>
              <w:jc w:val="both"/>
              <w:rPr>
                <w:rFonts w:ascii="Calibri" w:hAnsi="Calibri" w:cs="Calibri"/>
                <w:color w:val="000000" w:themeColor="text1"/>
              </w:rPr>
            </w:pPr>
          </w:p>
        </w:tc>
        <w:tc>
          <w:tcPr>
            <w:tcW w:w="4000" w:type="pct"/>
            <w:vAlign w:val="center"/>
          </w:tcPr>
          <w:p w14:paraId="069A8CA0" w14:textId="77777777" w:rsidR="00221C2F" w:rsidRPr="00803481" w:rsidRDefault="00221C2F" w:rsidP="00781AE8">
            <w:pPr>
              <w:jc w:val="both"/>
              <w:rPr>
                <w:rFonts w:ascii="Calibri" w:hAnsi="Calibri" w:cs="Calibri"/>
                <w:color w:val="000000" w:themeColor="text1"/>
              </w:rPr>
            </w:pPr>
            <m:oMathPara>
              <m:oMath>
                <m:r>
                  <m:rPr>
                    <m:sty m:val="p"/>
                  </m:rPr>
                  <w:rPr>
                    <w:rFonts w:ascii="Cambria Math" w:hAnsi="Cambria Math" w:cs="Calibri"/>
                    <w:color w:val="000000" w:themeColor="text1"/>
                  </w:rPr>
                  <m:t>Δn=</m:t>
                </m:r>
                <m:f>
                  <m:fPr>
                    <m:ctrlPr>
                      <w:rPr>
                        <w:rFonts w:ascii="Cambria Math" w:hAnsi="Cambria Math" w:cs="Calibri"/>
                        <w:color w:val="000000" w:themeColor="text1"/>
                      </w:rPr>
                    </m:ctrlPr>
                  </m:fPr>
                  <m:num>
                    <m:sSub>
                      <m:sSubPr>
                        <m:ctrlPr>
                          <w:rPr>
                            <w:rFonts w:ascii="Cambria Math" w:hAnsi="Cambria Math" w:cs="Calibri"/>
                            <w:color w:val="000000" w:themeColor="text1"/>
                          </w:rPr>
                        </m:ctrlPr>
                      </m:sSubPr>
                      <m:e>
                        <m:r>
                          <m:rPr>
                            <m:sty m:val="p"/>
                          </m:rPr>
                          <w:rPr>
                            <w:rFonts w:ascii="Cambria Math" w:hAnsi="Cambria Math" w:cs="Calibri"/>
                            <w:color w:val="000000" w:themeColor="text1"/>
                          </w:rPr>
                          <m:t>L</m:t>
                        </m:r>
                      </m:e>
                      <m:sub>
                        <m:r>
                          <m:rPr>
                            <m:sty m:val="p"/>
                          </m:rPr>
                          <w:rPr>
                            <w:rFonts w:ascii="Cambria Math" w:hAnsi="Cambria Math" w:cs="Calibri"/>
                            <w:color w:val="000000" w:themeColor="text1"/>
                          </w:rPr>
                          <m:t>n</m:t>
                        </m:r>
                      </m:sub>
                    </m:sSub>
                    <m:sSub>
                      <m:sSubPr>
                        <m:ctrlPr>
                          <w:rPr>
                            <w:rFonts w:ascii="Cambria Math" w:hAnsi="Cambria Math" w:cs="Calibri"/>
                            <w:color w:val="000000" w:themeColor="text1"/>
                          </w:rPr>
                        </m:ctrlPr>
                      </m:sSubPr>
                      <m:e>
                        <m:r>
                          <m:rPr>
                            <m:sty m:val="p"/>
                          </m:rPr>
                          <w:rPr>
                            <w:rFonts w:ascii="Cambria Math" w:hAnsi="Cambria Math" w:cs="Calibri"/>
                            <w:color w:val="000000" w:themeColor="text1"/>
                          </w:rPr>
                          <m:t>G</m:t>
                        </m:r>
                      </m:e>
                      <m:sub>
                        <m:r>
                          <m:rPr>
                            <m:sty m:val="p"/>
                          </m:rPr>
                          <w:rPr>
                            <w:rFonts w:ascii="Cambria Math" w:hAnsi="Cambria Math" w:cs="Calibri"/>
                            <w:color w:val="000000" w:themeColor="text1"/>
                          </w:rPr>
                          <m:t>0</m:t>
                        </m:r>
                      </m:sub>
                    </m:sSub>
                  </m:num>
                  <m:den>
                    <m:r>
                      <m:rPr>
                        <m:sty m:val="p"/>
                      </m:rPr>
                      <w:rPr>
                        <w:rFonts w:ascii="Cambria Math" w:hAnsi="Cambria Math" w:cs="Calibri"/>
                        <w:color w:val="000000" w:themeColor="text1"/>
                      </w:rPr>
                      <m:t>2D</m:t>
                    </m:r>
                  </m:den>
                </m:f>
                <m:d>
                  <m:dPr>
                    <m:begChr m:val="{"/>
                    <m:endChr m:val=""/>
                    <m:ctrlPr>
                      <w:rPr>
                        <w:rFonts w:ascii="Cambria Math" w:hAnsi="Cambria Math" w:cs="Calibri"/>
                        <w:color w:val="000000" w:themeColor="text1"/>
                      </w:rPr>
                    </m:ctrlPr>
                  </m:dPr>
                  <m:e>
                    <m:m>
                      <m:mPr>
                        <m:mcs>
                          <m:mc>
                            <m:mcPr>
                              <m:count m:val="2"/>
                              <m:mcJc m:val="center"/>
                            </m:mcPr>
                          </m:mc>
                        </m:mcs>
                        <m:ctrlPr>
                          <w:rPr>
                            <w:rFonts w:ascii="Cambria Math" w:hAnsi="Cambria Math" w:cs="Calibri"/>
                            <w:color w:val="000000" w:themeColor="text1"/>
                          </w:rPr>
                        </m:ctrlPr>
                      </m:mPr>
                      <m:mr>
                        <m:e>
                          <m:sSub>
                            <m:sSubPr>
                              <m:ctrlPr>
                                <w:rPr>
                                  <w:rFonts w:ascii="Cambria Math" w:hAnsi="Cambria Math" w:cs="Calibri"/>
                                  <w:color w:val="000000" w:themeColor="text1"/>
                                </w:rPr>
                              </m:ctrlPr>
                            </m:sSubPr>
                            <m:e>
                              <m:r>
                                <m:rPr>
                                  <m:sty m:val="p"/>
                                </m:rPr>
                                <w:rPr>
                                  <w:rFonts w:ascii="Cambria Math" w:hAnsi="Cambria Math" w:cs="Calibri"/>
                                  <w:color w:val="000000" w:themeColor="text1"/>
                                </w:rPr>
                                <m:t>A</m:t>
                              </m:r>
                            </m:e>
                            <m:sub>
                              <m:r>
                                <m:rPr>
                                  <m:sty m:val="p"/>
                                </m:rPr>
                                <w:rPr>
                                  <w:rFonts w:ascii="Cambria Math" w:hAnsi="Cambria Math" w:cs="Calibri"/>
                                  <w:color w:val="000000" w:themeColor="text1"/>
                                </w:rPr>
                                <m:t>0</m:t>
                              </m:r>
                            </m:sub>
                          </m:sSub>
                          <m:sSup>
                            <m:sSupPr>
                              <m:ctrlPr>
                                <w:rPr>
                                  <w:rFonts w:ascii="Cambria Math" w:hAnsi="Cambria Math" w:cs="Calibri"/>
                                  <w:color w:val="000000" w:themeColor="text1"/>
                                </w:rPr>
                              </m:ctrlPr>
                            </m:sSupPr>
                            <m:e>
                              <m:r>
                                <m:rPr>
                                  <m:sty m:val="p"/>
                                </m:rPr>
                                <w:rPr>
                                  <w:rFonts w:ascii="Cambria Math" w:hAnsi="Cambria Math" w:cs="Calibri"/>
                                  <w:color w:val="000000" w:themeColor="text1"/>
                                </w:rPr>
                                <m:t>e</m:t>
                              </m:r>
                            </m:e>
                            <m:sup>
                              <m:r>
                                <m:rPr>
                                  <m:sty m:val="p"/>
                                </m:rPr>
                                <w:rPr>
                                  <w:rFonts w:ascii="Cambria Math" w:hAnsi="Cambria Math" w:cs="Calibri"/>
                                  <w:color w:val="000000" w:themeColor="text1"/>
                                </w:rPr>
                                <m:t>-</m:t>
                              </m:r>
                              <m:f>
                                <m:fPr>
                                  <m:ctrlPr>
                                    <w:rPr>
                                      <w:rFonts w:ascii="Cambria Math" w:hAnsi="Cambria Math" w:cs="Calibri"/>
                                      <w:color w:val="000000" w:themeColor="text1"/>
                                    </w:rPr>
                                  </m:ctrlPr>
                                </m:fPr>
                                <m:num>
                                  <m:sSub>
                                    <m:sSubPr>
                                      <m:ctrlPr>
                                        <w:rPr>
                                          <w:rFonts w:ascii="Cambria Math" w:hAnsi="Cambria Math" w:cs="Calibri"/>
                                          <w:color w:val="000000" w:themeColor="text1"/>
                                        </w:rPr>
                                      </m:ctrlPr>
                                    </m:sSubPr>
                                    <m:e>
                                      <m:r>
                                        <m:rPr>
                                          <m:sty m:val="p"/>
                                        </m:rPr>
                                        <w:rPr>
                                          <w:rFonts w:ascii="Cambria Math" w:hAnsi="Cambria Math" w:cs="Calibri"/>
                                          <w:color w:val="000000" w:themeColor="text1"/>
                                        </w:rPr>
                                        <m:t>x+x</m:t>
                                      </m:r>
                                    </m:e>
                                    <m:sub>
                                      <m:r>
                                        <m:rPr>
                                          <m:sty m:val="p"/>
                                        </m:rPr>
                                        <w:rPr>
                                          <w:rFonts w:ascii="Cambria Math" w:hAnsi="Cambria Math" w:cs="Calibri"/>
                                          <w:color w:val="000000" w:themeColor="text1"/>
                                        </w:rPr>
                                        <m:t>0</m:t>
                                      </m:r>
                                    </m:sub>
                                  </m:sSub>
                                </m:num>
                                <m:den>
                                  <m:sSub>
                                    <m:sSubPr>
                                      <m:ctrlPr>
                                        <w:rPr>
                                          <w:rFonts w:ascii="Cambria Math" w:hAnsi="Cambria Math" w:cs="Calibri"/>
                                          <w:color w:val="000000" w:themeColor="text1"/>
                                        </w:rPr>
                                      </m:ctrlPr>
                                    </m:sSubPr>
                                    <m:e>
                                      <m:r>
                                        <m:rPr>
                                          <m:sty m:val="p"/>
                                        </m:rPr>
                                        <w:rPr>
                                          <w:rFonts w:ascii="Cambria Math" w:hAnsi="Cambria Math" w:cs="Calibri"/>
                                          <w:color w:val="000000" w:themeColor="text1"/>
                                        </w:rPr>
                                        <m:t>L</m:t>
                                      </m:r>
                                    </m:e>
                                    <m:sub>
                                      <m:r>
                                        <m:rPr>
                                          <m:sty m:val="p"/>
                                        </m:rPr>
                                        <w:rPr>
                                          <w:rFonts w:ascii="Cambria Math" w:hAnsi="Cambria Math" w:cs="Calibri"/>
                                          <w:color w:val="000000" w:themeColor="text1"/>
                                        </w:rPr>
                                        <m:t>n</m:t>
                                      </m:r>
                                    </m:sub>
                                  </m:sSub>
                                </m:den>
                              </m:f>
                            </m:sup>
                          </m:sSup>
                          <m:r>
                            <m:rPr>
                              <m:sty m:val="p"/>
                            </m:rPr>
                            <w:rPr>
                              <w:rFonts w:ascii="Cambria Math" w:hAnsi="Cambria Math" w:cs="Calibri"/>
                              <w:color w:val="000000" w:themeColor="text1"/>
                            </w:rPr>
                            <m:t>+</m:t>
                          </m:r>
                          <m:sSup>
                            <m:sSupPr>
                              <m:ctrlPr>
                                <w:rPr>
                                  <w:rFonts w:ascii="Cambria Math" w:hAnsi="Cambria Math" w:cs="Calibri"/>
                                  <w:color w:val="000000" w:themeColor="text1"/>
                                </w:rPr>
                              </m:ctrlPr>
                            </m:sSupPr>
                            <m:e>
                              <m:r>
                                <m:rPr>
                                  <m:sty m:val="p"/>
                                </m:rPr>
                                <w:rPr>
                                  <w:rFonts w:ascii="Cambria Math" w:hAnsi="Cambria Math" w:cs="Calibri"/>
                                  <w:color w:val="000000" w:themeColor="text1"/>
                                </w:rPr>
                                <m:t>e</m:t>
                              </m:r>
                            </m:e>
                            <m:sup>
                              <m:f>
                                <m:fPr>
                                  <m:ctrlPr>
                                    <w:rPr>
                                      <w:rFonts w:ascii="Cambria Math" w:hAnsi="Cambria Math" w:cs="Calibri"/>
                                      <w:color w:val="000000" w:themeColor="text1"/>
                                    </w:rPr>
                                  </m:ctrlPr>
                                </m:fPr>
                                <m:num>
                                  <m:sSub>
                                    <m:sSubPr>
                                      <m:ctrlPr>
                                        <w:rPr>
                                          <w:rFonts w:ascii="Cambria Math" w:hAnsi="Cambria Math" w:cs="Calibri"/>
                                          <w:color w:val="000000" w:themeColor="text1"/>
                                        </w:rPr>
                                      </m:ctrlPr>
                                    </m:sSubPr>
                                    <m:e>
                                      <m:r>
                                        <m:rPr>
                                          <m:sty m:val="p"/>
                                        </m:rPr>
                                        <w:rPr>
                                          <w:rFonts w:ascii="Cambria Math" w:hAnsi="Cambria Math" w:cs="Calibri"/>
                                          <w:color w:val="000000" w:themeColor="text1"/>
                                        </w:rPr>
                                        <m:t>x-x</m:t>
                                      </m:r>
                                    </m:e>
                                    <m:sub>
                                      <m:r>
                                        <m:rPr>
                                          <m:sty m:val="p"/>
                                        </m:rPr>
                                        <w:rPr>
                                          <w:rFonts w:ascii="Cambria Math" w:hAnsi="Cambria Math" w:cs="Calibri"/>
                                          <w:color w:val="000000" w:themeColor="text1"/>
                                        </w:rPr>
                                        <m:t>0</m:t>
                                      </m:r>
                                    </m:sub>
                                  </m:sSub>
                                </m:num>
                                <m:den>
                                  <m:sSub>
                                    <m:sSubPr>
                                      <m:ctrlPr>
                                        <w:rPr>
                                          <w:rFonts w:ascii="Cambria Math" w:hAnsi="Cambria Math" w:cs="Calibri"/>
                                          <w:color w:val="000000" w:themeColor="text1"/>
                                        </w:rPr>
                                      </m:ctrlPr>
                                    </m:sSubPr>
                                    <m:e>
                                      <m:r>
                                        <m:rPr>
                                          <m:sty m:val="p"/>
                                        </m:rPr>
                                        <w:rPr>
                                          <w:rFonts w:ascii="Cambria Math" w:hAnsi="Cambria Math" w:cs="Calibri"/>
                                          <w:color w:val="000000" w:themeColor="text1"/>
                                        </w:rPr>
                                        <m:t>L</m:t>
                                      </m:r>
                                    </m:e>
                                    <m:sub>
                                      <m:r>
                                        <m:rPr>
                                          <m:sty m:val="p"/>
                                        </m:rPr>
                                        <w:rPr>
                                          <w:rFonts w:ascii="Cambria Math" w:hAnsi="Cambria Math" w:cs="Calibri"/>
                                          <w:color w:val="000000" w:themeColor="text1"/>
                                        </w:rPr>
                                        <m:t>n</m:t>
                                      </m:r>
                                    </m:sub>
                                  </m:sSub>
                                </m:den>
                              </m:f>
                            </m:sup>
                          </m:sSup>
                        </m:e>
                        <m:e>
                          <m:r>
                            <m:rPr>
                              <m:sty m:val="p"/>
                            </m:rPr>
                            <w:rPr>
                              <w:rFonts w:ascii="Cambria Math" w:hAnsi="Cambria Math" w:cs="Calibri"/>
                              <w:color w:val="000000" w:themeColor="text1"/>
                            </w:rPr>
                            <m:t>x&lt;</m:t>
                          </m:r>
                          <m:sSub>
                            <m:sSubPr>
                              <m:ctrlPr>
                                <w:rPr>
                                  <w:rFonts w:ascii="Cambria Math" w:hAnsi="Cambria Math" w:cs="Calibri"/>
                                  <w:color w:val="000000" w:themeColor="text1"/>
                                </w:rPr>
                              </m:ctrlPr>
                            </m:sSubPr>
                            <m:e>
                              <m:r>
                                <m:rPr>
                                  <m:sty m:val="p"/>
                                </m:rPr>
                                <w:rPr>
                                  <w:rFonts w:ascii="Cambria Math" w:hAnsi="Cambria Math" w:cs="Calibri"/>
                                  <w:color w:val="000000" w:themeColor="text1"/>
                                </w:rPr>
                                <m:t>x</m:t>
                              </m:r>
                            </m:e>
                            <m:sub>
                              <m:r>
                                <m:rPr>
                                  <m:sty m:val="p"/>
                                </m:rPr>
                                <w:rPr>
                                  <w:rFonts w:ascii="Cambria Math" w:hAnsi="Cambria Math" w:cs="Calibri"/>
                                  <w:color w:val="000000" w:themeColor="text1"/>
                                </w:rPr>
                                <m:t>0</m:t>
                              </m:r>
                            </m:sub>
                          </m:sSub>
                        </m:e>
                      </m:mr>
                      <m:mr>
                        <m:e>
                          <m:sSub>
                            <m:sSubPr>
                              <m:ctrlPr>
                                <w:rPr>
                                  <w:rFonts w:ascii="Cambria Math" w:hAnsi="Cambria Math" w:cs="Calibri"/>
                                  <w:color w:val="000000" w:themeColor="text1"/>
                                </w:rPr>
                              </m:ctrlPr>
                            </m:sSubPr>
                            <m:e>
                              <m:r>
                                <m:rPr>
                                  <m:sty m:val="p"/>
                                </m:rPr>
                                <w:rPr>
                                  <w:rFonts w:ascii="Cambria Math" w:hAnsi="Cambria Math" w:cs="Calibri"/>
                                  <w:color w:val="000000" w:themeColor="text1"/>
                                </w:rPr>
                                <m:t>A</m:t>
                              </m:r>
                            </m:e>
                            <m:sub>
                              <m:r>
                                <m:rPr>
                                  <m:sty m:val="p"/>
                                </m:rPr>
                                <w:rPr>
                                  <w:rFonts w:ascii="Cambria Math" w:hAnsi="Cambria Math" w:cs="Calibri"/>
                                  <w:color w:val="000000" w:themeColor="text1"/>
                                </w:rPr>
                                <m:t>0</m:t>
                              </m:r>
                            </m:sub>
                          </m:sSub>
                          <m:sSup>
                            <m:sSupPr>
                              <m:ctrlPr>
                                <w:rPr>
                                  <w:rFonts w:ascii="Cambria Math" w:hAnsi="Cambria Math" w:cs="Calibri"/>
                                  <w:color w:val="000000" w:themeColor="text1"/>
                                </w:rPr>
                              </m:ctrlPr>
                            </m:sSupPr>
                            <m:e>
                              <m:r>
                                <m:rPr>
                                  <m:sty m:val="p"/>
                                </m:rPr>
                                <w:rPr>
                                  <w:rFonts w:ascii="Cambria Math" w:hAnsi="Cambria Math" w:cs="Calibri"/>
                                  <w:color w:val="000000" w:themeColor="text1"/>
                                </w:rPr>
                                <m:t>e</m:t>
                              </m:r>
                            </m:e>
                            <m:sup>
                              <m:r>
                                <m:rPr>
                                  <m:sty m:val="p"/>
                                </m:rPr>
                                <w:rPr>
                                  <w:rFonts w:ascii="Cambria Math" w:hAnsi="Cambria Math" w:cs="Calibri"/>
                                  <w:color w:val="000000" w:themeColor="text1"/>
                                </w:rPr>
                                <m:t>-</m:t>
                              </m:r>
                              <m:f>
                                <m:fPr>
                                  <m:ctrlPr>
                                    <w:rPr>
                                      <w:rFonts w:ascii="Cambria Math" w:hAnsi="Cambria Math" w:cs="Calibri"/>
                                      <w:color w:val="000000" w:themeColor="text1"/>
                                    </w:rPr>
                                  </m:ctrlPr>
                                </m:fPr>
                                <m:num>
                                  <m:r>
                                    <m:rPr>
                                      <m:sty m:val="p"/>
                                    </m:rPr>
                                    <w:rPr>
                                      <w:rFonts w:ascii="Cambria Math" w:hAnsi="Cambria Math" w:cs="Calibri"/>
                                      <w:color w:val="000000" w:themeColor="text1"/>
                                    </w:rPr>
                                    <m:t>x+</m:t>
                                  </m:r>
                                  <m:sSub>
                                    <m:sSubPr>
                                      <m:ctrlPr>
                                        <w:rPr>
                                          <w:rFonts w:ascii="Cambria Math" w:hAnsi="Cambria Math" w:cs="Calibri"/>
                                          <w:color w:val="000000" w:themeColor="text1"/>
                                        </w:rPr>
                                      </m:ctrlPr>
                                    </m:sSubPr>
                                    <m:e>
                                      <m:r>
                                        <m:rPr>
                                          <m:sty m:val="p"/>
                                        </m:rPr>
                                        <w:rPr>
                                          <w:rFonts w:ascii="Cambria Math" w:hAnsi="Cambria Math" w:cs="Calibri"/>
                                          <w:color w:val="000000" w:themeColor="text1"/>
                                        </w:rPr>
                                        <m:t>x</m:t>
                                      </m:r>
                                    </m:e>
                                    <m:sub>
                                      <m:r>
                                        <m:rPr>
                                          <m:sty m:val="p"/>
                                        </m:rPr>
                                        <w:rPr>
                                          <w:rFonts w:ascii="Cambria Math" w:hAnsi="Cambria Math" w:cs="Calibri"/>
                                          <w:color w:val="000000" w:themeColor="text1"/>
                                        </w:rPr>
                                        <m:t>0</m:t>
                                      </m:r>
                                    </m:sub>
                                  </m:sSub>
                                </m:num>
                                <m:den>
                                  <m:sSub>
                                    <m:sSubPr>
                                      <m:ctrlPr>
                                        <w:rPr>
                                          <w:rFonts w:ascii="Cambria Math" w:hAnsi="Cambria Math" w:cs="Calibri"/>
                                          <w:color w:val="000000" w:themeColor="text1"/>
                                        </w:rPr>
                                      </m:ctrlPr>
                                    </m:sSubPr>
                                    <m:e>
                                      <m:r>
                                        <m:rPr>
                                          <m:sty m:val="p"/>
                                        </m:rPr>
                                        <w:rPr>
                                          <w:rFonts w:ascii="Cambria Math" w:hAnsi="Cambria Math" w:cs="Calibri"/>
                                          <w:color w:val="000000" w:themeColor="text1"/>
                                        </w:rPr>
                                        <m:t>L</m:t>
                                      </m:r>
                                    </m:e>
                                    <m:sub>
                                      <m:r>
                                        <m:rPr>
                                          <m:sty m:val="p"/>
                                        </m:rPr>
                                        <w:rPr>
                                          <w:rFonts w:ascii="Cambria Math" w:hAnsi="Cambria Math" w:cs="Calibri"/>
                                          <w:color w:val="000000" w:themeColor="text1"/>
                                        </w:rPr>
                                        <m:t>n</m:t>
                                      </m:r>
                                    </m:sub>
                                  </m:sSub>
                                </m:den>
                              </m:f>
                            </m:sup>
                          </m:sSup>
                          <m:r>
                            <m:rPr>
                              <m:sty m:val="p"/>
                            </m:rPr>
                            <w:rPr>
                              <w:rFonts w:ascii="Cambria Math" w:hAnsi="Cambria Math" w:cs="Calibri"/>
                              <w:color w:val="000000" w:themeColor="text1"/>
                            </w:rPr>
                            <m:t>+</m:t>
                          </m:r>
                          <m:sSup>
                            <m:sSupPr>
                              <m:ctrlPr>
                                <w:rPr>
                                  <w:rFonts w:ascii="Cambria Math" w:hAnsi="Cambria Math" w:cs="Calibri"/>
                                  <w:color w:val="000000" w:themeColor="text1"/>
                                </w:rPr>
                              </m:ctrlPr>
                            </m:sSupPr>
                            <m:e>
                              <m:r>
                                <m:rPr>
                                  <m:sty m:val="p"/>
                                </m:rPr>
                                <w:rPr>
                                  <w:rFonts w:ascii="Cambria Math" w:hAnsi="Cambria Math" w:cs="Calibri"/>
                                  <w:color w:val="000000" w:themeColor="text1"/>
                                </w:rPr>
                                <m:t>e</m:t>
                              </m:r>
                            </m:e>
                            <m:sup>
                              <m:r>
                                <m:rPr>
                                  <m:sty m:val="p"/>
                                </m:rPr>
                                <w:rPr>
                                  <w:rFonts w:ascii="Cambria Math" w:hAnsi="Cambria Math" w:cs="Calibri"/>
                                  <w:color w:val="000000" w:themeColor="text1"/>
                                </w:rPr>
                                <m:t>-</m:t>
                              </m:r>
                              <m:f>
                                <m:fPr>
                                  <m:ctrlPr>
                                    <w:rPr>
                                      <w:rFonts w:ascii="Cambria Math" w:hAnsi="Cambria Math" w:cs="Calibri"/>
                                      <w:color w:val="000000" w:themeColor="text1"/>
                                    </w:rPr>
                                  </m:ctrlPr>
                                </m:fPr>
                                <m:num>
                                  <m:r>
                                    <m:rPr>
                                      <m:sty m:val="p"/>
                                    </m:rPr>
                                    <w:rPr>
                                      <w:rFonts w:ascii="Cambria Math" w:hAnsi="Cambria Math" w:cs="Calibri"/>
                                      <w:color w:val="000000" w:themeColor="text1"/>
                                    </w:rPr>
                                    <m:t>x-</m:t>
                                  </m:r>
                                  <m:sSub>
                                    <m:sSubPr>
                                      <m:ctrlPr>
                                        <w:rPr>
                                          <w:rFonts w:ascii="Cambria Math" w:hAnsi="Cambria Math" w:cs="Calibri"/>
                                          <w:color w:val="000000" w:themeColor="text1"/>
                                        </w:rPr>
                                      </m:ctrlPr>
                                    </m:sSubPr>
                                    <m:e>
                                      <m:r>
                                        <m:rPr>
                                          <m:sty m:val="p"/>
                                        </m:rPr>
                                        <w:rPr>
                                          <w:rFonts w:ascii="Cambria Math" w:hAnsi="Cambria Math" w:cs="Calibri"/>
                                          <w:color w:val="000000" w:themeColor="text1"/>
                                        </w:rPr>
                                        <m:t>x</m:t>
                                      </m:r>
                                    </m:e>
                                    <m:sub>
                                      <m:r>
                                        <m:rPr>
                                          <m:sty m:val="p"/>
                                        </m:rPr>
                                        <w:rPr>
                                          <w:rFonts w:ascii="Cambria Math" w:hAnsi="Cambria Math" w:cs="Calibri"/>
                                          <w:color w:val="000000" w:themeColor="text1"/>
                                        </w:rPr>
                                        <m:t>0</m:t>
                                      </m:r>
                                    </m:sub>
                                  </m:sSub>
                                </m:num>
                                <m:den>
                                  <m:sSub>
                                    <m:sSubPr>
                                      <m:ctrlPr>
                                        <w:rPr>
                                          <w:rFonts w:ascii="Cambria Math" w:hAnsi="Cambria Math" w:cs="Calibri"/>
                                          <w:color w:val="000000" w:themeColor="text1"/>
                                        </w:rPr>
                                      </m:ctrlPr>
                                    </m:sSubPr>
                                    <m:e>
                                      <m:r>
                                        <m:rPr>
                                          <m:sty m:val="p"/>
                                        </m:rPr>
                                        <w:rPr>
                                          <w:rFonts w:ascii="Cambria Math" w:hAnsi="Cambria Math" w:cs="Calibri"/>
                                          <w:color w:val="000000" w:themeColor="text1"/>
                                        </w:rPr>
                                        <m:t>L</m:t>
                                      </m:r>
                                    </m:e>
                                    <m:sub>
                                      <m:r>
                                        <m:rPr>
                                          <m:sty m:val="p"/>
                                        </m:rPr>
                                        <w:rPr>
                                          <w:rFonts w:ascii="Cambria Math" w:hAnsi="Cambria Math" w:cs="Calibri"/>
                                          <w:color w:val="000000" w:themeColor="text1"/>
                                        </w:rPr>
                                        <m:t>n</m:t>
                                      </m:r>
                                    </m:sub>
                                  </m:sSub>
                                </m:den>
                              </m:f>
                            </m:sup>
                          </m:sSup>
                        </m:e>
                        <m:e>
                          <m:r>
                            <m:rPr>
                              <m:sty m:val="p"/>
                            </m:rPr>
                            <w:rPr>
                              <w:rFonts w:ascii="Cambria Math" w:hAnsi="Cambria Math" w:cs="Calibri"/>
                              <w:color w:val="000000" w:themeColor="text1"/>
                            </w:rPr>
                            <m:t>x&gt;</m:t>
                          </m:r>
                          <m:sSub>
                            <m:sSubPr>
                              <m:ctrlPr>
                                <w:rPr>
                                  <w:rFonts w:ascii="Cambria Math" w:hAnsi="Cambria Math" w:cs="Calibri"/>
                                  <w:color w:val="000000" w:themeColor="text1"/>
                                </w:rPr>
                              </m:ctrlPr>
                            </m:sSubPr>
                            <m:e>
                              <m:r>
                                <m:rPr>
                                  <m:sty m:val="p"/>
                                </m:rPr>
                                <w:rPr>
                                  <w:rFonts w:ascii="Cambria Math" w:hAnsi="Cambria Math" w:cs="Calibri"/>
                                  <w:color w:val="000000" w:themeColor="text1"/>
                                </w:rPr>
                                <m:t>x</m:t>
                              </m:r>
                            </m:e>
                            <m:sub>
                              <m:r>
                                <m:rPr>
                                  <m:sty m:val="p"/>
                                </m:rPr>
                                <w:rPr>
                                  <w:rFonts w:ascii="Cambria Math" w:hAnsi="Cambria Math" w:cs="Calibri"/>
                                  <w:color w:val="000000" w:themeColor="text1"/>
                                </w:rPr>
                                <m:t>0</m:t>
                              </m:r>
                            </m:sub>
                          </m:sSub>
                        </m:e>
                      </m:mr>
                    </m:m>
                  </m:e>
                </m:d>
                <m:r>
                  <m:rPr>
                    <m:sty m:val="p"/>
                  </m:rPr>
                  <w:rPr>
                    <w:rFonts w:ascii="Cambria Math" w:hAnsi="Cambria Math" w:cs="Calibri"/>
                    <w:color w:val="000000" w:themeColor="text1"/>
                  </w:rPr>
                  <m:t xml:space="preserve"> </m:t>
                </m:r>
              </m:oMath>
            </m:oMathPara>
          </w:p>
        </w:tc>
        <w:tc>
          <w:tcPr>
            <w:tcW w:w="500" w:type="pct"/>
            <w:vAlign w:val="center"/>
          </w:tcPr>
          <w:p w14:paraId="72119271" w14:textId="4363A41C" w:rsidR="00221C2F" w:rsidRPr="00803481" w:rsidRDefault="00221C2F" w:rsidP="00781AE8">
            <w:pPr>
              <w:jc w:val="both"/>
              <w:rPr>
                <w:rFonts w:ascii="Calibri" w:hAnsi="Calibri" w:cs="Calibri"/>
                <w:color w:val="000000" w:themeColor="text1"/>
                <w:rtl/>
              </w:rPr>
            </w:pPr>
            <w:r w:rsidRPr="00803481">
              <w:rPr>
                <w:rFonts w:ascii="Calibri" w:hAnsi="Calibri" w:cs="Calibri"/>
                <w:color w:val="000000" w:themeColor="text1"/>
              </w:rPr>
              <w:t>(</w:t>
            </w:r>
            <w:r w:rsidRPr="00803481">
              <w:rPr>
                <w:rFonts w:ascii="Calibri" w:hAnsi="Calibri" w:cs="Calibri"/>
                <w:color w:val="000000" w:themeColor="text1"/>
              </w:rPr>
              <w:fldChar w:fldCharType="begin"/>
            </w:r>
            <w:r w:rsidRPr="00803481">
              <w:rPr>
                <w:rFonts w:ascii="Calibri" w:hAnsi="Calibri" w:cs="Calibri"/>
                <w:color w:val="000000" w:themeColor="text1"/>
              </w:rPr>
              <w:instrText xml:space="preserve"> SEQ Equation \* ARABIC </w:instrText>
            </w:r>
            <w:r w:rsidRPr="00803481">
              <w:rPr>
                <w:rFonts w:ascii="Calibri" w:hAnsi="Calibri" w:cs="Calibri"/>
                <w:color w:val="000000" w:themeColor="text1"/>
              </w:rPr>
              <w:fldChar w:fldCharType="separate"/>
            </w:r>
            <w:r w:rsidR="003C2E42" w:rsidRPr="00803481">
              <w:rPr>
                <w:rFonts w:ascii="Calibri" w:hAnsi="Calibri" w:cs="Calibri"/>
                <w:noProof/>
                <w:color w:val="000000" w:themeColor="text1"/>
              </w:rPr>
              <w:t>6</w:t>
            </w:r>
            <w:r w:rsidRPr="00803481">
              <w:rPr>
                <w:rFonts w:ascii="Calibri" w:hAnsi="Calibri" w:cs="Calibri"/>
                <w:color w:val="000000" w:themeColor="text1"/>
              </w:rPr>
              <w:fldChar w:fldCharType="end"/>
            </w:r>
            <w:r w:rsidRPr="00803481">
              <w:rPr>
                <w:rFonts w:ascii="Calibri" w:hAnsi="Calibri" w:cs="Calibri"/>
                <w:color w:val="000000" w:themeColor="text1"/>
              </w:rPr>
              <w:t>)</w:t>
            </w:r>
          </w:p>
        </w:tc>
      </w:tr>
    </w:tbl>
    <w:p w14:paraId="588B17E3" w14:textId="77777777" w:rsidR="00221C2F" w:rsidRPr="00803481" w:rsidRDefault="00221C2F" w:rsidP="00221C2F">
      <w:pPr>
        <w:jc w:val="both"/>
        <w:rPr>
          <w:rFonts w:ascii="Calibri" w:hAnsi="Calibri" w:cs="Calibri"/>
          <w:color w:val="000000" w:themeColor="text1"/>
        </w:rPr>
      </w:pPr>
    </w:p>
    <w:p w14:paraId="6B203388" w14:textId="77777777" w:rsidR="00221C2F" w:rsidRPr="00803481" w:rsidRDefault="00221C2F" w:rsidP="00221C2F">
      <w:pPr>
        <w:jc w:val="both"/>
        <w:rPr>
          <w:rFonts w:ascii="Calibri" w:hAnsi="Calibri" w:cs="Calibri"/>
          <w:color w:val="000000" w:themeColor="text1"/>
        </w:rPr>
      </w:pPr>
      <w:r w:rsidRPr="00803481">
        <w:rPr>
          <w:rFonts w:ascii="Calibri" w:hAnsi="Calibri" w:cs="Calibri"/>
          <w:color w:val="000000" w:themeColor="text1"/>
        </w:rPr>
        <w:t xml:space="preserve">Where </w:t>
      </w:r>
      <m:oMath>
        <m:r>
          <m:rPr>
            <m:sty m:val="p"/>
          </m:rPr>
          <w:rPr>
            <w:rFonts w:ascii="Cambria Math" w:hAnsi="Cambria Math" w:cs="Calibri"/>
            <w:color w:val="000000" w:themeColor="text1"/>
          </w:rPr>
          <m:t xml:space="preserve"> </m:t>
        </m:r>
        <m:sSub>
          <m:sSubPr>
            <m:ctrlPr>
              <w:rPr>
                <w:rFonts w:ascii="Cambria Math" w:hAnsi="Cambria Math" w:cs="Calibri"/>
                <w:color w:val="000000" w:themeColor="text1"/>
              </w:rPr>
            </m:ctrlPr>
          </m:sSubPr>
          <m:e>
            <m:r>
              <m:rPr>
                <m:sty m:val="p"/>
              </m:rPr>
              <w:rPr>
                <w:rFonts w:ascii="Cambria Math" w:hAnsi="Cambria Math" w:cs="Calibri"/>
                <w:color w:val="000000" w:themeColor="text1"/>
              </w:rPr>
              <m:t>A</m:t>
            </m:r>
          </m:e>
          <m:sub>
            <m:r>
              <m:rPr>
                <m:sty m:val="p"/>
              </m:rPr>
              <w:rPr>
                <w:rFonts w:ascii="Cambria Math" w:hAnsi="Cambria Math" w:cs="Calibri"/>
                <w:color w:val="000000" w:themeColor="text1"/>
              </w:rPr>
              <m:t>0</m:t>
            </m:r>
          </m:sub>
        </m:sSub>
        <m:r>
          <m:rPr>
            <m:sty m:val="p"/>
          </m:rPr>
          <w:rPr>
            <w:rFonts w:ascii="Cambria Math" w:hAnsi="Cambria Math" w:cs="Calibri"/>
            <w:color w:val="000000" w:themeColor="text1"/>
          </w:rPr>
          <m:t xml:space="preserve">= </m:t>
        </m:r>
        <m:f>
          <m:fPr>
            <m:ctrlPr>
              <w:rPr>
                <w:rFonts w:ascii="Cambria Math" w:hAnsi="Cambria Math" w:cs="Calibri"/>
                <w:color w:val="000000" w:themeColor="text1"/>
              </w:rPr>
            </m:ctrlPr>
          </m:fPr>
          <m:num>
            <m:r>
              <m:rPr>
                <m:sty m:val="p"/>
              </m:rPr>
              <w:rPr>
                <w:rFonts w:ascii="Cambria Math" w:hAnsi="Cambria Math" w:cs="Calibri"/>
                <w:color w:val="000000" w:themeColor="text1"/>
              </w:rPr>
              <m:t>D-S</m:t>
            </m:r>
            <m:sSub>
              <m:sSubPr>
                <m:ctrlPr>
                  <w:rPr>
                    <w:rFonts w:ascii="Cambria Math" w:hAnsi="Cambria Math" w:cs="Calibri"/>
                    <w:color w:val="000000" w:themeColor="text1"/>
                  </w:rPr>
                </m:ctrlPr>
              </m:sSubPr>
              <m:e>
                <m:r>
                  <m:rPr>
                    <m:sty m:val="p"/>
                  </m:rPr>
                  <w:rPr>
                    <w:rFonts w:ascii="Cambria Math" w:hAnsi="Cambria Math" w:cs="Calibri"/>
                    <w:color w:val="000000" w:themeColor="text1"/>
                  </w:rPr>
                  <m:t>L</m:t>
                </m:r>
              </m:e>
              <m:sub>
                <m:r>
                  <m:rPr>
                    <m:sty m:val="p"/>
                  </m:rPr>
                  <w:rPr>
                    <w:rFonts w:ascii="Cambria Math" w:hAnsi="Cambria Math" w:cs="Calibri"/>
                    <w:color w:val="000000" w:themeColor="text1"/>
                  </w:rPr>
                  <m:t>n</m:t>
                </m:r>
              </m:sub>
            </m:sSub>
          </m:num>
          <m:den>
            <m:r>
              <m:rPr>
                <m:sty m:val="p"/>
              </m:rPr>
              <w:rPr>
                <w:rFonts w:ascii="Cambria Math" w:hAnsi="Cambria Math" w:cs="Calibri"/>
                <w:color w:val="000000" w:themeColor="text1"/>
              </w:rPr>
              <m:t>D+S</m:t>
            </m:r>
            <m:sSub>
              <m:sSubPr>
                <m:ctrlPr>
                  <w:rPr>
                    <w:rFonts w:ascii="Cambria Math" w:hAnsi="Cambria Math" w:cs="Calibri"/>
                    <w:color w:val="000000" w:themeColor="text1"/>
                  </w:rPr>
                </m:ctrlPr>
              </m:sSubPr>
              <m:e>
                <m:r>
                  <m:rPr>
                    <m:sty m:val="p"/>
                  </m:rPr>
                  <w:rPr>
                    <w:rFonts w:ascii="Cambria Math" w:hAnsi="Cambria Math" w:cs="Calibri"/>
                    <w:color w:val="000000" w:themeColor="text1"/>
                  </w:rPr>
                  <m:t>L</m:t>
                </m:r>
              </m:e>
              <m:sub>
                <m:r>
                  <m:rPr>
                    <m:sty m:val="p"/>
                  </m:rPr>
                  <w:rPr>
                    <w:rFonts w:ascii="Cambria Math" w:hAnsi="Cambria Math" w:cs="Calibri"/>
                    <w:color w:val="000000" w:themeColor="text1"/>
                  </w:rPr>
                  <m:t>n</m:t>
                </m:r>
              </m:sub>
            </m:sSub>
          </m:den>
        </m:f>
      </m:oMath>
      <w:r w:rsidRPr="00803481">
        <w:rPr>
          <w:rFonts w:ascii="Calibri" w:hAnsi="Calibri" w:cs="Calibri"/>
          <w:color w:val="000000" w:themeColor="text1"/>
        </w:rPr>
        <w:t xml:space="preserve"> .</w:t>
      </w:r>
    </w:p>
    <w:p w14:paraId="4D65E0F7" w14:textId="3B6AD546" w:rsidR="00221C2F" w:rsidRPr="00803481" w:rsidRDefault="00221C2F" w:rsidP="004E0EFB">
      <w:pPr>
        <w:pStyle w:val="Heading3"/>
        <w:numPr>
          <w:ilvl w:val="1"/>
          <w:numId w:val="20"/>
        </w:numPr>
        <w:jc w:val="both"/>
        <w:rPr>
          <w:rFonts w:ascii="Calibri" w:eastAsiaTheme="minorEastAsia" w:hAnsi="Calibri" w:cs="Calibri"/>
          <w:b w:val="0"/>
          <w:bCs w:val="0"/>
          <w:color w:val="000000" w:themeColor="text1"/>
        </w:rPr>
      </w:pPr>
      <w:r w:rsidRPr="00803481">
        <w:rPr>
          <w:rFonts w:ascii="Calibri" w:eastAsiaTheme="minorEastAsia" w:hAnsi="Calibri" w:cs="Calibri"/>
          <w:color w:val="000000" w:themeColor="text1"/>
        </w:rPr>
        <w:t>Depth dependent escape probability</w:t>
      </w:r>
    </w:p>
    <w:p w14:paraId="5874479C" w14:textId="77777777" w:rsidR="00221C2F" w:rsidRPr="00803481" w:rsidRDefault="00221C2F" w:rsidP="00221C2F">
      <w:pPr>
        <w:jc w:val="both"/>
        <w:rPr>
          <w:rFonts w:ascii="Calibri" w:hAnsi="Calibri" w:cs="Calibri"/>
          <w:color w:val="000000" w:themeColor="text1"/>
        </w:rPr>
      </w:pPr>
      <w:r w:rsidRPr="00803481">
        <w:rPr>
          <w:rFonts w:ascii="Calibri" w:hAnsi="Calibri" w:cs="Calibri"/>
          <w:color w:val="000000" w:themeColor="text1"/>
        </w:rPr>
        <w:t xml:space="preserve">We assume that the transmission through the surface follows: </w:t>
      </w:r>
      <m:oMath>
        <m:sSub>
          <m:sSubPr>
            <m:ctrlPr>
              <w:rPr>
                <w:rFonts w:ascii="Cambria Math" w:hAnsi="Cambria Math" w:cs="Calibri"/>
                <w:color w:val="000000" w:themeColor="text1"/>
              </w:rPr>
            </m:ctrlPr>
          </m:sSubPr>
          <m:e>
            <m:r>
              <m:rPr>
                <m:sty m:val="p"/>
              </m:rPr>
              <w:rPr>
                <w:rFonts w:ascii="Cambria Math" w:hAnsi="Cambria Math" w:cs="Calibri"/>
                <w:color w:val="000000" w:themeColor="text1"/>
              </w:rPr>
              <m:t>T</m:t>
            </m:r>
          </m:e>
          <m:sub>
            <m:r>
              <m:rPr>
                <m:sty m:val="p"/>
              </m:rPr>
              <w:rPr>
                <w:rFonts w:ascii="Cambria Math" w:hAnsi="Cambria Math" w:cs="Calibri"/>
                <w:color w:val="000000" w:themeColor="text1"/>
              </w:rPr>
              <m:t>f</m:t>
            </m:r>
          </m:sub>
        </m:sSub>
        <m:r>
          <m:rPr>
            <m:sty m:val="p"/>
          </m:rPr>
          <w:rPr>
            <w:rFonts w:ascii="Cambria Math" w:hAnsi="Cambria Math" w:cs="Calibri"/>
            <w:color w:val="000000" w:themeColor="text1"/>
          </w:rPr>
          <m:t>=T</m:t>
        </m:r>
        <m:d>
          <m:dPr>
            <m:ctrlPr>
              <w:rPr>
                <w:rFonts w:ascii="Cambria Math" w:hAnsi="Cambria Math" w:cs="Calibri"/>
                <w:color w:val="000000" w:themeColor="text1"/>
              </w:rPr>
            </m:ctrlPr>
          </m:dPr>
          <m:e>
            <m:r>
              <m:rPr>
                <m:sty m:val="p"/>
              </m:rPr>
              <w:rPr>
                <w:rFonts w:ascii="Cambria Math" w:hAnsi="Cambria Math" w:cs="Calibri"/>
                <w:color w:val="000000" w:themeColor="text1"/>
              </w:rPr>
              <m:t>θ&lt;</m:t>
            </m:r>
            <m:sSub>
              <m:sSubPr>
                <m:ctrlPr>
                  <w:rPr>
                    <w:rFonts w:ascii="Cambria Math" w:hAnsi="Cambria Math" w:cs="Calibri"/>
                    <w:color w:val="000000" w:themeColor="text1"/>
                  </w:rPr>
                </m:ctrlPr>
              </m:sSubPr>
              <m:e>
                <m:r>
                  <m:rPr>
                    <m:sty m:val="p"/>
                  </m:rPr>
                  <w:rPr>
                    <w:rFonts w:ascii="Cambria Math" w:hAnsi="Cambria Math" w:cs="Calibri"/>
                    <w:color w:val="000000" w:themeColor="text1"/>
                  </w:rPr>
                  <m:t>θ</m:t>
                </m:r>
              </m:e>
              <m:sub>
                <m:r>
                  <m:rPr>
                    <m:sty m:val="p"/>
                  </m:rPr>
                  <w:rPr>
                    <w:rFonts w:ascii="Cambria Math" w:hAnsi="Cambria Math" w:cs="Calibri"/>
                    <w:color w:val="000000" w:themeColor="text1"/>
                  </w:rPr>
                  <m:t>c</m:t>
                </m:r>
              </m:sub>
            </m:sSub>
          </m:e>
        </m:d>
      </m:oMath>
      <w:r w:rsidRPr="00803481">
        <w:rPr>
          <w:rFonts w:ascii="Calibri" w:hAnsi="Calibri" w:cs="Calibri"/>
          <w:color w:val="000000" w:themeColor="text1"/>
        </w:rPr>
        <w:t xml:space="preserve"> and 0 other wise.</w:t>
      </w:r>
    </w:p>
    <w:p w14:paraId="7FEC0A61" w14:textId="77777777" w:rsidR="00221C2F" w:rsidRPr="00803481" w:rsidRDefault="00221C2F" w:rsidP="00221C2F">
      <w:pPr>
        <w:jc w:val="both"/>
        <w:rPr>
          <w:rFonts w:ascii="Calibri" w:hAnsi="Calibri" w:cs="Calibri"/>
          <w:color w:val="000000" w:themeColor="text1"/>
        </w:rPr>
      </w:pPr>
      <w:r w:rsidRPr="00803481">
        <w:rPr>
          <w:rFonts w:ascii="Calibri" w:hAnsi="Calibri" w:cs="Calibri"/>
          <w:color w:val="000000" w:themeColor="text1"/>
        </w:rPr>
        <w:t xml:space="preserve">If at the wavelengths considered the wafer thickness is significantly higher than the absorption depth, second order reflections do not have to be considered. Thus: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
        <w:gridCol w:w="6912"/>
        <w:gridCol w:w="864"/>
      </w:tblGrid>
      <w:tr w:rsidR="00221C2F" w:rsidRPr="00803481" w14:paraId="5D399C85" w14:textId="77777777" w:rsidTr="00781AE8">
        <w:tc>
          <w:tcPr>
            <w:tcW w:w="500" w:type="pct"/>
          </w:tcPr>
          <w:p w14:paraId="1D571BDC" w14:textId="77777777" w:rsidR="00221C2F" w:rsidRPr="00803481" w:rsidRDefault="00221C2F" w:rsidP="00781AE8">
            <w:pPr>
              <w:jc w:val="both"/>
              <w:rPr>
                <w:rFonts w:ascii="Calibri" w:hAnsi="Calibri" w:cs="Calibri"/>
                <w:color w:val="000000" w:themeColor="text1"/>
              </w:rPr>
            </w:pPr>
          </w:p>
        </w:tc>
        <w:tc>
          <w:tcPr>
            <w:tcW w:w="4000" w:type="pct"/>
            <w:vAlign w:val="center"/>
          </w:tcPr>
          <w:p w14:paraId="31D47AB3" w14:textId="77777777" w:rsidR="00221C2F" w:rsidRPr="00803481" w:rsidRDefault="00000000" w:rsidP="00781AE8">
            <w:pPr>
              <w:jc w:val="both"/>
              <w:rPr>
                <w:rFonts w:ascii="Calibri" w:hAnsi="Calibri" w:cs="Calibri"/>
                <w:color w:val="000000" w:themeColor="text1"/>
              </w:rPr>
            </w:pPr>
            <m:oMathPara>
              <m:oMath>
                <m:sSub>
                  <m:sSubPr>
                    <m:ctrlPr>
                      <w:rPr>
                        <w:rFonts w:ascii="Cambria Math" w:hAnsi="Cambria Math" w:cs="Calibri"/>
                        <w:color w:val="000000" w:themeColor="text1"/>
                      </w:rPr>
                    </m:ctrlPr>
                  </m:sSubPr>
                  <m:e>
                    <m:r>
                      <m:rPr>
                        <m:sty m:val="p"/>
                      </m:rPr>
                      <w:rPr>
                        <w:rFonts w:ascii="Cambria Math" w:hAnsi="Cambria Math" w:cs="Calibri"/>
                        <w:color w:val="000000" w:themeColor="text1"/>
                      </w:rPr>
                      <m:t>P</m:t>
                    </m:r>
                  </m:e>
                  <m:sub>
                    <m:r>
                      <m:rPr>
                        <m:sty m:val="p"/>
                      </m:rPr>
                      <w:rPr>
                        <w:rFonts w:ascii="Cambria Math" w:hAnsi="Cambria Math" w:cs="Calibri"/>
                        <w:color w:val="000000" w:themeColor="text1"/>
                      </w:rPr>
                      <m:t>esc</m:t>
                    </m:r>
                  </m:sub>
                </m:sSub>
                <m:d>
                  <m:dPr>
                    <m:ctrlPr>
                      <w:rPr>
                        <w:rFonts w:ascii="Cambria Math" w:hAnsi="Cambria Math" w:cs="Calibri"/>
                        <w:color w:val="000000" w:themeColor="text1"/>
                      </w:rPr>
                    </m:ctrlPr>
                  </m:dPr>
                  <m:e>
                    <m:r>
                      <m:rPr>
                        <m:sty m:val="p"/>
                      </m:rPr>
                      <w:rPr>
                        <w:rFonts w:ascii="Cambria Math" w:hAnsi="Cambria Math" w:cs="Calibri"/>
                        <w:color w:val="000000" w:themeColor="text1"/>
                      </w:rPr>
                      <m:t>x</m:t>
                    </m:r>
                  </m:e>
                </m:d>
                <m:r>
                  <m:rPr>
                    <m:sty m:val="p"/>
                  </m:rPr>
                  <w:rPr>
                    <w:rFonts w:ascii="Cambria Math" w:hAnsi="Cambria Math" w:cs="Calibri"/>
                    <w:color w:val="000000" w:themeColor="text1"/>
                  </w:rPr>
                  <m:t>=</m:t>
                </m:r>
                <m:f>
                  <m:fPr>
                    <m:ctrlPr>
                      <w:rPr>
                        <w:rFonts w:ascii="Cambria Math" w:hAnsi="Cambria Math" w:cs="Calibri"/>
                        <w:color w:val="000000" w:themeColor="text1"/>
                      </w:rPr>
                    </m:ctrlPr>
                  </m:fPr>
                  <m:num>
                    <m:r>
                      <m:rPr>
                        <m:sty m:val="p"/>
                      </m:rPr>
                      <w:rPr>
                        <w:rFonts w:ascii="Cambria Math" w:hAnsi="Cambria Math" w:cs="Calibri"/>
                        <w:color w:val="000000" w:themeColor="text1"/>
                      </w:rPr>
                      <m:t>T</m:t>
                    </m:r>
                  </m:num>
                  <m:den>
                    <m:r>
                      <m:rPr>
                        <m:sty m:val="p"/>
                      </m:rPr>
                      <w:rPr>
                        <w:rFonts w:ascii="Cambria Math" w:hAnsi="Cambria Math" w:cs="Calibri"/>
                        <w:color w:val="000000" w:themeColor="text1"/>
                      </w:rPr>
                      <m:t>4π</m:t>
                    </m:r>
                  </m:den>
                </m:f>
                <m:nary>
                  <m:naryPr>
                    <m:limLoc m:val="undOvr"/>
                    <m:ctrlPr>
                      <w:rPr>
                        <w:rFonts w:ascii="Cambria Math" w:hAnsi="Cambria Math" w:cs="Calibri"/>
                        <w:color w:val="000000" w:themeColor="text1"/>
                      </w:rPr>
                    </m:ctrlPr>
                  </m:naryPr>
                  <m:sub>
                    <m:r>
                      <m:rPr>
                        <m:sty m:val="p"/>
                      </m:rPr>
                      <w:rPr>
                        <w:rFonts w:ascii="Cambria Math" w:hAnsi="Cambria Math" w:cs="Calibri"/>
                        <w:color w:val="000000" w:themeColor="text1"/>
                      </w:rPr>
                      <m:t>0</m:t>
                    </m:r>
                  </m:sub>
                  <m:sup>
                    <m:sSub>
                      <m:sSubPr>
                        <m:ctrlPr>
                          <w:rPr>
                            <w:rFonts w:ascii="Cambria Math" w:hAnsi="Cambria Math" w:cs="Calibri"/>
                            <w:color w:val="000000" w:themeColor="text1"/>
                          </w:rPr>
                        </m:ctrlPr>
                      </m:sSubPr>
                      <m:e>
                        <m:r>
                          <m:rPr>
                            <m:sty m:val="p"/>
                          </m:rPr>
                          <w:rPr>
                            <w:rFonts w:ascii="Cambria Math" w:hAnsi="Cambria Math" w:cs="Calibri"/>
                            <w:color w:val="000000" w:themeColor="text1"/>
                          </w:rPr>
                          <m:t>θ</m:t>
                        </m:r>
                      </m:e>
                      <m:sub>
                        <m:r>
                          <m:rPr>
                            <m:sty m:val="p"/>
                          </m:rPr>
                          <w:rPr>
                            <w:rFonts w:ascii="Cambria Math" w:hAnsi="Cambria Math" w:cs="Calibri"/>
                            <w:color w:val="000000" w:themeColor="text1"/>
                          </w:rPr>
                          <m:t>c</m:t>
                        </m:r>
                      </m:sub>
                    </m:sSub>
                  </m:sup>
                  <m:e>
                    <m:nary>
                      <m:naryPr>
                        <m:limLoc m:val="undOvr"/>
                        <m:ctrlPr>
                          <w:rPr>
                            <w:rFonts w:ascii="Cambria Math" w:hAnsi="Cambria Math" w:cs="Calibri"/>
                            <w:color w:val="000000" w:themeColor="text1"/>
                          </w:rPr>
                        </m:ctrlPr>
                      </m:naryPr>
                      <m:sub>
                        <m:r>
                          <m:rPr>
                            <m:sty m:val="p"/>
                          </m:rPr>
                          <w:rPr>
                            <w:rFonts w:ascii="Cambria Math" w:hAnsi="Cambria Math" w:cs="Calibri"/>
                            <w:color w:val="000000" w:themeColor="text1"/>
                          </w:rPr>
                          <m:t>0</m:t>
                        </m:r>
                      </m:sub>
                      <m:sup>
                        <m:r>
                          <m:rPr>
                            <m:sty m:val="p"/>
                          </m:rPr>
                          <w:rPr>
                            <w:rFonts w:ascii="Cambria Math" w:hAnsi="Cambria Math" w:cs="Calibri"/>
                            <w:color w:val="000000" w:themeColor="text1"/>
                          </w:rPr>
                          <m:t>2π</m:t>
                        </m:r>
                      </m:sup>
                      <m:e>
                        <m:sSup>
                          <m:sSupPr>
                            <m:ctrlPr>
                              <w:rPr>
                                <w:rFonts w:ascii="Cambria Math" w:hAnsi="Cambria Math" w:cs="Calibri"/>
                                <w:color w:val="000000" w:themeColor="text1"/>
                              </w:rPr>
                            </m:ctrlPr>
                          </m:sSupPr>
                          <m:e>
                            <m:r>
                              <m:rPr>
                                <m:sty m:val="p"/>
                              </m:rPr>
                              <w:rPr>
                                <w:rFonts w:ascii="Cambria Math" w:hAnsi="Cambria Math" w:cs="Calibri"/>
                                <w:color w:val="000000" w:themeColor="text1"/>
                              </w:rPr>
                              <m:t>e</m:t>
                            </m:r>
                          </m:e>
                          <m:sup>
                            <m:r>
                              <m:rPr>
                                <m:sty m:val="p"/>
                              </m:rPr>
                              <w:rPr>
                                <w:rFonts w:ascii="Cambria Math" w:hAnsi="Cambria Math" w:cs="Calibri"/>
                                <w:color w:val="000000" w:themeColor="text1"/>
                              </w:rPr>
                              <m:t>-</m:t>
                            </m:r>
                            <m:f>
                              <m:fPr>
                                <m:ctrlPr>
                                  <w:rPr>
                                    <w:rFonts w:ascii="Cambria Math" w:hAnsi="Cambria Math" w:cs="Calibri"/>
                                    <w:color w:val="000000" w:themeColor="text1"/>
                                  </w:rPr>
                                </m:ctrlPr>
                              </m:fPr>
                              <m:num>
                                <m:r>
                                  <m:rPr>
                                    <m:sty m:val="p"/>
                                  </m:rPr>
                                  <w:rPr>
                                    <w:rFonts w:ascii="Cambria Math" w:hAnsi="Cambria Math" w:cs="Calibri"/>
                                    <w:color w:val="000000" w:themeColor="text1"/>
                                  </w:rPr>
                                  <m:t>αx</m:t>
                                </m:r>
                              </m:num>
                              <m:den>
                                <m:func>
                                  <m:funcPr>
                                    <m:ctrlPr>
                                      <w:rPr>
                                        <w:rFonts w:ascii="Cambria Math" w:hAnsi="Cambria Math" w:cs="Calibri"/>
                                        <w:color w:val="000000" w:themeColor="text1"/>
                                      </w:rPr>
                                    </m:ctrlPr>
                                  </m:funcPr>
                                  <m:fName>
                                    <m:r>
                                      <m:rPr>
                                        <m:sty m:val="p"/>
                                      </m:rPr>
                                      <w:rPr>
                                        <w:rFonts w:ascii="Cambria Math" w:hAnsi="Cambria Math" w:cs="Calibri"/>
                                        <w:color w:val="000000" w:themeColor="text1"/>
                                      </w:rPr>
                                      <m:t>cos</m:t>
                                    </m:r>
                                  </m:fName>
                                  <m:e>
                                    <m:d>
                                      <m:dPr>
                                        <m:ctrlPr>
                                          <w:rPr>
                                            <w:rFonts w:ascii="Cambria Math" w:hAnsi="Cambria Math" w:cs="Calibri"/>
                                            <w:color w:val="000000" w:themeColor="text1"/>
                                          </w:rPr>
                                        </m:ctrlPr>
                                      </m:dPr>
                                      <m:e>
                                        <m:r>
                                          <m:rPr>
                                            <m:sty m:val="p"/>
                                          </m:rPr>
                                          <w:rPr>
                                            <w:rFonts w:ascii="Cambria Math" w:hAnsi="Cambria Math" w:cs="Calibri"/>
                                            <w:color w:val="000000" w:themeColor="text1"/>
                                          </w:rPr>
                                          <m:t>θ</m:t>
                                        </m:r>
                                      </m:e>
                                    </m:d>
                                  </m:e>
                                </m:func>
                              </m:den>
                            </m:f>
                          </m:sup>
                        </m:sSup>
                        <m:func>
                          <m:funcPr>
                            <m:ctrlPr>
                              <w:rPr>
                                <w:rFonts w:ascii="Cambria Math" w:hAnsi="Cambria Math" w:cs="Calibri"/>
                                <w:color w:val="000000" w:themeColor="text1"/>
                              </w:rPr>
                            </m:ctrlPr>
                          </m:funcPr>
                          <m:fName>
                            <m:r>
                              <m:rPr>
                                <m:sty m:val="p"/>
                              </m:rPr>
                              <w:rPr>
                                <w:rFonts w:ascii="Cambria Math" w:hAnsi="Cambria Math" w:cs="Calibri"/>
                                <w:color w:val="000000" w:themeColor="text1"/>
                              </w:rPr>
                              <m:t>sin</m:t>
                            </m:r>
                          </m:fName>
                          <m:e>
                            <m:d>
                              <m:dPr>
                                <m:ctrlPr>
                                  <w:rPr>
                                    <w:rFonts w:ascii="Cambria Math" w:hAnsi="Cambria Math" w:cs="Calibri"/>
                                    <w:color w:val="000000" w:themeColor="text1"/>
                                  </w:rPr>
                                </m:ctrlPr>
                              </m:dPr>
                              <m:e>
                                <m:r>
                                  <m:rPr>
                                    <m:sty m:val="p"/>
                                  </m:rPr>
                                  <w:rPr>
                                    <w:rFonts w:ascii="Cambria Math" w:hAnsi="Cambria Math" w:cs="Calibri"/>
                                    <w:color w:val="000000" w:themeColor="text1"/>
                                  </w:rPr>
                                  <m:t>θ</m:t>
                                </m:r>
                              </m:e>
                            </m:d>
                          </m:e>
                        </m:func>
                        <m:r>
                          <m:rPr>
                            <m:sty m:val="p"/>
                          </m:rPr>
                          <w:rPr>
                            <w:rFonts w:ascii="Cambria Math" w:hAnsi="Cambria Math" w:cs="Calibri"/>
                            <w:color w:val="000000" w:themeColor="text1"/>
                          </w:rPr>
                          <m:t>dθdϕ</m:t>
                        </m:r>
                      </m:e>
                    </m:nary>
                  </m:e>
                </m:nary>
                <m:r>
                  <m:rPr>
                    <m:sty m:val="p"/>
                  </m:rPr>
                  <w:rPr>
                    <w:rFonts w:ascii="Cambria Math" w:hAnsi="Cambria Math" w:cs="Calibri"/>
                    <w:color w:val="000000" w:themeColor="text1"/>
                  </w:rPr>
                  <m:t>=</m:t>
                </m:r>
                <m:f>
                  <m:fPr>
                    <m:ctrlPr>
                      <w:rPr>
                        <w:rFonts w:ascii="Cambria Math" w:hAnsi="Cambria Math" w:cs="Calibri"/>
                        <w:color w:val="000000" w:themeColor="text1"/>
                      </w:rPr>
                    </m:ctrlPr>
                  </m:fPr>
                  <m:num>
                    <m:r>
                      <m:rPr>
                        <m:sty m:val="p"/>
                      </m:rPr>
                      <w:rPr>
                        <w:rFonts w:ascii="Cambria Math" w:hAnsi="Cambria Math" w:cs="Calibri"/>
                        <w:color w:val="000000" w:themeColor="text1"/>
                      </w:rPr>
                      <m:t>T</m:t>
                    </m:r>
                  </m:num>
                  <m:den>
                    <m:r>
                      <m:rPr>
                        <m:sty m:val="p"/>
                      </m:rPr>
                      <w:rPr>
                        <w:rFonts w:ascii="Cambria Math" w:hAnsi="Cambria Math" w:cs="Calibri"/>
                        <w:color w:val="000000" w:themeColor="text1"/>
                      </w:rPr>
                      <m:t>2</m:t>
                    </m:r>
                  </m:den>
                </m:f>
                <m:nary>
                  <m:naryPr>
                    <m:limLoc m:val="undOvr"/>
                    <m:ctrlPr>
                      <w:rPr>
                        <w:rFonts w:ascii="Cambria Math" w:hAnsi="Cambria Math" w:cs="Calibri"/>
                        <w:color w:val="000000" w:themeColor="text1"/>
                      </w:rPr>
                    </m:ctrlPr>
                  </m:naryPr>
                  <m:sub>
                    <m:r>
                      <m:rPr>
                        <m:sty m:val="p"/>
                      </m:rPr>
                      <w:rPr>
                        <w:rFonts w:ascii="Cambria Math" w:hAnsi="Cambria Math" w:cs="Calibri"/>
                        <w:color w:val="000000" w:themeColor="text1"/>
                      </w:rPr>
                      <m:t>0</m:t>
                    </m:r>
                  </m:sub>
                  <m:sup>
                    <m:sSub>
                      <m:sSubPr>
                        <m:ctrlPr>
                          <w:rPr>
                            <w:rFonts w:ascii="Cambria Math" w:hAnsi="Cambria Math" w:cs="Calibri"/>
                            <w:color w:val="000000" w:themeColor="text1"/>
                          </w:rPr>
                        </m:ctrlPr>
                      </m:sSubPr>
                      <m:e>
                        <m:r>
                          <m:rPr>
                            <m:sty m:val="p"/>
                          </m:rPr>
                          <w:rPr>
                            <w:rFonts w:ascii="Cambria Math" w:hAnsi="Cambria Math" w:cs="Calibri"/>
                            <w:color w:val="000000" w:themeColor="text1"/>
                          </w:rPr>
                          <m:t>θ</m:t>
                        </m:r>
                      </m:e>
                      <m:sub>
                        <m:r>
                          <m:rPr>
                            <m:sty m:val="p"/>
                          </m:rPr>
                          <w:rPr>
                            <w:rFonts w:ascii="Cambria Math" w:hAnsi="Cambria Math" w:cs="Calibri"/>
                            <w:color w:val="000000" w:themeColor="text1"/>
                          </w:rPr>
                          <m:t>c</m:t>
                        </m:r>
                      </m:sub>
                    </m:sSub>
                  </m:sup>
                  <m:e>
                    <m:sSup>
                      <m:sSupPr>
                        <m:ctrlPr>
                          <w:rPr>
                            <w:rFonts w:ascii="Cambria Math" w:hAnsi="Cambria Math" w:cs="Calibri"/>
                            <w:color w:val="000000" w:themeColor="text1"/>
                          </w:rPr>
                        </m:ctrlPr>
                      </m:sSupPr>
                      <m:e>
                        <m:r>
                          <m:rPr>
                            <m:sty m:val="p"/>
                          </m:rPr>
                          <w:rPr>
                            <w:rFonts w:ascii="Cambria Math" w:hAnsi="Cambria Math" w:cs="Calibri"/>
                            <w:color w:val="000000" w:themeColor="text1"/>
                          </w:rPr>
                          <m:t>e</m:t>
                        </m:r>
                      </m:e>
                      <m:sup>
                        <m:r>
                          <m:rPr>
                            <m:sty m:val="p"/>
                          </m:rPr>
                          <w:rPr>
                            <w:rFonts w:ascii="Cambria Math" w:hAnsi="Cambria Math" w:cs="Calibri"/>
                            <w:color w:val="000000" w:themeColor="text1"/>
                          </w:rPr>
                          <m:t>-</m:t>
                        </m:r>
                        <m:f>
                          <m:fPr>
                            <m:ctrlPr>
                              <w:rPr>
                                <w:rFonts w:ascii="Cambria Math" w:hAnsi="Cambria Math" w:cs="Calibri"/>
                                <w:color w:val="000000" w:themeColor="text1"/>
                              </w:rPr>
                            </m:ctrlPr>
                          </m:fPr>
                          <m:num>
                            <m:r>
                              <m:rPr>
                                <m:sty m:val="p"/>
                              </m:rPr>
                              <w:rPr>
                                <w:rFonts w:ascii="Cambria Math" w:hAnsi="Cambria Math" w:cs="Calibri"/>
                                <w:color w:val="000000" w:themeColor="text1"/>
                              </w:rPr>
                              <m:t>αx</m:t>
                            </m:r>
                          </m:num>
                          <m:den>
                            <m:func>
                              <m:funcPr>
                                <m:ctrlPr>
                                  <w:rPr>
                                    <w:rFonts w:ascii="Cambria Math" w:hAnsi="Cambria Math" w:cs="Calibri"/>
                                    <w:color w:val="000000" w:themeColor="text1"/>
                                  </w:rPr>
                                </m:ctrlPr>
                              </m:funcPr>
                              <m:fName>
                                <m:r>
                                  <m:rPr>
                                    <m:sty m:val="p"/>
                                  </m:rPr>
                                  <w:rPr>
                                    <w:rFonts w:ascii="Cambria Math" w:hAnsi="Cambria Math" w:cs="Calibri"/>
                                    <w:color w:val="000000" w:themeColor="text1"/>
                                  </w:rPr>
                                  <m:t>cos</m:t>
                                </m:r>
                              </m:fName>
                              <m:e>
                                <m:d>
                                  <m:dPr>
                                    <m:ctrlPr>
                                      <w:rPr>
                                        <w:rFonts w:ascii="Cambria Math" w:hAnsi="Cambria Math" w:cs="Calibri"/>
                                        <w:color w:val="000000" w:themeColor="text1"/>
                                      </w:rPr>
                                    </m:ctrlPr>
                                  </m:dPr>
                                  <m:e>
                                    <m:r>
                                      <m:rPr>
                                        <m:sty m:val="p"/>
                                      </m:rPr>
                                      <w:rPr>
                                        <w:rFonts w:ascii="Cambria Math" w:hAnsi="Cambria Math" w:cs="Calibri"/>
                                        <w:color w:val="000000" w:themeColor="text1"/>
                                      </w:rPr>
                                      <m:t>θ</m:t>
                                    </m:r>
                                  </m:e>
                                </m:d>
                              </m:e>
                            </m:func>
                          </m:den>
                        </m:f>
                      </m:sup>
                    </m:sSup>
                    <m:func>
                      <m:funcPr>
                        <m:ctrlPr>
                          <w:rPr>
                            <w:rFonts w:ascii="Cambria Math" w:hAnsi="Cambria Math" w:cs="Calibri"/>
                            <w:color w:val="000000" w:themeColor="text1"/>
                          </w:rPr>
                        </m:ctrlPr>
                      </m:funcPr>
                      <m:fName>
                        <m:r>
                          <m:rPr>
                            <m:sty m:val="p"/>
                          </m:rPr>
                          <w:rPr>
                            <w:rFonts w:ascii="Cambria Math" w:hAnsi="Cambria Math" w:cs="Calibri"/>
                            <w:color w:val="000000" w:themeColor="text1"/>
                          </w:rPr>
                          <m:t>sin</m:t>
                        </m:r>
                      </m:fName>
                      <m:e>
                        <m:d>
                          <m:dPr>
                            <m:ctrlPr>
                              <w:rPr>
                                <w:rFonts w:ascii="Cambria Math" w:hAnsi="Cambria Math" w:cs="Calibri"/>
                                <w:color w:val="000000" w:themeColor="text1"/>
                              </w:rPr>
                            </m:ctrlPr>
                          </m:dPr>
                          <m:e>
                            <m:r>
                              <m:rPr>
                                <m:sty m:val="p"/>
                              </m:rPr>
                              <w:rPr>
                                <w:rFonts w:ascii="Cambria Math" w:hAnsi="Cambria Math" w:cs="Calibri"/>
                                <w:color w:val="000000" w:themeColor="text1"/>
                              </w:rPr>
                              <m:t>θ</m:t>
                            </m:r>
                          </m:e>
                        </m:d>
                      </m:e>
                    </m:func>
                    <m:r>
                      <m:rPr>
                        <m:sty m:val="p"/>
                      </m:rPr>
                      <w:rPr>
                        <w:rFonts w:ascii="Cambria Math" w:hAnsi="Cambria Math" w:cs="Calibri"/>
                        <w:color w:val="000000" w:themeColor="text1"/>
                      </w:rPr>
                      <m:t>dθ</m:t>
                    </m:r>
                  </m:e>
                </m:nary>
              </m:oMath>
            </m:oMathPara>
          </w:p>
        </w:tc>
        <w:tc>
          <w:tcPr>
            <w:tcW w:w="500" w:type="pct"/>
            <w:vAlign w:val="center"/>
          </w:tcPr>
          <w:p w14:paraId="3F73EC36" w14:textId="634F9CF2" w:rsidR="00221C2F" w:rsidRPr="00803481" w:rsidRDefault="00221C2F" w:rsidP="00781AE8">
            <w:pPr>
              <w:jc w:val="both"/>
              <w:rPr>
                <w:rFonts w:ascii="Calibri" w:hAnsi="Calibri" w:cs="Calibri"/>
                <w:color w:val="000000" w:themeColor="text1"/>
                <w:rtl/>
              </w:rPr>
            </w:pPr>
            <w:r w:rsidRPr="00803481">
              <w:rPr>
                <w:rFonts w:ascii="Calibri" w:hAnsi="Calibri" w:cs="Calibri"/>
                <w:color w:val="000000" w:themeColor="text1"/>
              </w:rPr>
              <w:t>(</w:t>
            </w:r>
            <w:r w:rsidRPr="00803481">
              <w:rPr>
                <w:rFonts w:ascii="Calibri" w:hAnsi="Calibri" w:cs="Calibri"/>
                <w:color w:val="000000" w:themeColor="text1"/>
              </w:rPr>
              <w:fldChar w:fldCharType="begin"/>
            </w:r>
            <w:r w:rsidRPr="00803481">
              <w:rPr>
                <w:rFonts w:ascii="Calibri" w:hAnsi="Calibri" w:cs="Calibri"/>
                <w:color w:val="000000" w:themeColor="text1"/>
              </w:rPr>
              <w:instrText xml:space="preserve"> SEQ Equation \* ARABIC </w:instrText>
            </w:r>
            <w:r w:rsidRPr="00803481">
              <w:rPr>
                <w:rFonts w:ascii="Calibri" w:hAnsi="Calibri" w:cs="Calibri"/>
                <w:color w:val="000000" w:themeColor="text1"/>
              </w:rPr>
              <w:fldChar w:fldCharType="separate"/>
            </w:r>
            <w:r w:rsidR="003C2E42" w:rsidRPr="00803481">
              <w:rPr>
                <w:rFonts w:ascii="Calibri" w:hAnsi="Calibri" w:cs="Calibri"/>
                <w:noProof/>
                <w:color w:val="000000" w:themeColor="text1"/>
              </w:rPr>
              <w:t>7</w:t>
            </w:r>
            <w:r w:rsidRPr="00803481">
              <w:rPr>
                <w:rFonts w:ascii="Calibri" w:hAnsi="Calibri" w:cs="Calibri"/>
                <w:color w:val="000000" w:themeColor="text1"/>
              </w:rPr>
              <w:fldChar w:fldCharType="end"/>
            </w:r>
            <w:r w:rsidRPr="00803481">
              <w:rPr>
                <w:rFonts w:ascii="Calibri" w:hAnsi="Calibri" w:cs="Calibri"/>
                <w:color w:val="000000" w:themeColor="text1"/>
              </w:rPr>
              <w:t>)</w:t>
            </w:r>
          </w:p>
        </w:tc>
      </w:tr>
    </w:tbl>
    <w:p w14:paraId="06369068" w14:textId="77777777" w:rsidR="00221C2F" w:rsidRPr="00803481" w:rsidRDefault="00221C2F" w:rsidP="00221C2F">
      <w:pPr>
        <w:jc w:val="both"/>
        <w:rPr>
          <w:rFonts w:ascii="Calibri" w:hAnsi="Calibri" w:cs="Calibri"/>
          <w:color w:val="000000" w:themeColor="text1"/>
        </w:rPr>
      </w:pPr>
      <w:r w:rsidRPr="00803481">
        <w:rPr>
          <w:rFonts w:ascii="Calibri" w:hAnsi="Calibri" w:cs="Calibri"/>
          <w:color w:val="000000" w:themeColor="text1"/>
        </w:rPr>
        <w:t>The solution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
        <w:gridCol w:w="6912"/>
        <w:gridCol w:w="864"/>
      </w:tblGrid>
      <w:tr w:rsidR="00221C2F" w:rsidRPr="00803481" w14:paraId="37626577" w14:textId="77777777" w:rsidTr="00781AE8">
        <w:tc>
          <w:tcPr>
            <w:tcW w:w="500" w:type="pct"/>
          </w:tcPr>
          <w:p w14:paraId="764EA372" w14:textId="77777777" w:rsidR="00221C2F" w:rsidRPr="00803481" w:rsidRDefault="00221C2F" w:rsidP="00781AE8">
            <w:pPr>
              <w:jc w:val="both"/>
              <w:rPr>
                <w:rFonts w:ascii="Calibri" w:hAnsi="Calibri" w:cs="Calibri"/>
                <w:color w:val="000000" w:themeColor="text1"/>
              </w:rPr>
            </w:pPr>
          </w:p>
        </w:tc>
        <w:commentRangeStart w:id="37"/>
        <w:tc>
          <w:tcPr>
            <w:tcW w:w="4000" w:type="pct"/>
            <w:vAlign w:val="center"/>
          </w:tcPr>
          <w:p w14:paraId="41E1390F" w14:textId="6F23B494" w:rsidR="00221C2F" w:rsidRPr="00803481" w:rsidRDefault="00000000" w:rsidP="00781AE8">
            <w:pPr>
              <w:jc w:val="both"/>
              <w:rPr>
                <w:rFonts w:ascii="Calibri" w:hAnsi="Calibri" w:cs="Calibri"/>
                <w:color w:val="000000" w:themeColor="text1"/>
              </w:rPr>
            </w:pPr>
            <m:oMathPara>
              <m:oMath>
                <m:sSub>
                  <m:sSubPr>
                    <m:ctrlPr>
                      <w:rPr>
                        <w:rFonts w:ascii="Cambria Math" w:hAnsi="Cambria Math" w:cs="Calibri"/>
                        <w:color w:val="000000" w:themeColor="text1"/>
                      </w:rPr>
                    </m:ctrlPr>
                  </m:sSubPr>
                  <m:e>
                    <m:r>
                      <m:rPr>
                        <m:sty m:val="p"/>
                      </m:rPr>
                      <w:rPr>
                        <w:rFonts w:ascii="Cambria Math" w:hAnsi="Cambria Math" w:cs="Calibri"/>
                        <w:color w:val="000000" w:themeColor="text1"/>
                      </w:rPr>
                      <m:t>P</m:t>
                    </m:r>
                  </m:e>
                  <m:sub>
                    <m:r>
                      <m:rPr>
                        <m:sty m:val="p"/>
                      </m:rPr>
                      <w:rPr>
                        <w:rFonts w:ascii="Cambria Math" w:hAnsi="Cambria Math" w:cs="Calibri"/>
                        <w:color w:val="000000" w:themeColor="text1"/>
                      </w:rPr>
                      <m:t>esc</m:t>
                    </m:r>
                  </m:sub>
                </m:sSub>
                <m:r>
                  <w:del w:id="38" w:author="Zohara Ben Meir" w:date="2026-09-04T11:10:00Z" w16du:dateUtc="2026-09-04T08:10:00Z">
                    <m:rPr>
                      <m:sty m:val="p"/>
                    </m:rPr>
                    <w:rPr>
                      <w:rFonts w:ascii="Cambria Math" w:hAnsi="Cambria Math" w:cs="Calibri"/>
                      <w:color w:val="000000" w:themeColor="text1"/>
                    </w:rPr>
                    <m:t>'</m:t>
                  </w:del>
                </m:r>
                <w:commentRangeEnd w:id="37"/>
                <m:r>
                  <w:del w:id="39" w:author="Zohara Ben Meir" w:date="2026-09-04T11:10:00Z" w16du:dateUtc="2026-09-04T08:10:00Z">
                    <m:rPr>
                      <m:sty m:val="p"/>
                    </m:rPr>
                    <w:rPr>
                      <w:rStyle w:val="CommentReference"/>
                      <w:rFonts w:ascii="Cambria Math" w:hAnsi="Cambria Math" w:cs="Calibri"/>
                      <w:color w:val="000000" w:themeColor="text1"/>
                      <w:sz w:val="22"/>
                      <w:szCs w:val="22"/>
                    </w:rPr>
                    <w:commentReference w:id="37"/>
                  </w:del>
                </m:r>
                <m:d>
                  <m:dPr>
                    <m:ctrlPr>
                      <w:rPr>
                        <w:rFonts w:ascii="Cambria Math" w:hAnsi="Cambria Math" w:cs="Calibri"/>
                        <w:color w:val="000000" w:themeColor="text1"/>
                      </w:rPr>
                    </m:ctrlPr>
                  </m:dPr>
                  <m:e>
                    <m:r>
                      <m:rPr>
                        <m:sty m:val="p"/>
                      </m:rPr>
                      <w:rPr>
                        <w:rFonts w:ascii="Cambria Math" w:hAnsi="Cambria Math" w:cs="Calibri"/>
                        <w:color w:val="000000" w:themeColor="text1"/>
                      </w:rPr>
                      <m:t>x</m:t>
                    </m:r>
                  </m:e>
                </m:d>
                <m:r>
                  <m:rPr>
                    <m:sty m:val="p"/>
                  </m:rPr>
                  <w:rPr>
                    <w:rFonts w:ascii="Cambria Math" w:hAnsi="Cambria Math" w:cs="Calibri"/>
                    <w:color w:val="000000" w:themeColor="text1"/>
                  </w:rPr>
                  <m:t>=T</m:t>
                </m:r>
                <m:d>
                  <m:dPr>
                    <m:ctrlPr>
                      <w:rPr>
                        <w:rFonts w:ascii="Cambria Math" w:hAnsi="Cambria Math" w:cs="Calibri"/>
                        <w:color w:val="000000" w:themeColor="text1"/>
                      </w:rPr>
                    </m:ctrlPr>
                  </m:dPr>
                  <m:e>
                    <m:sSup>
                      <m:sSupPr>
                        <m:ctrlPr>
                          <w:rPr>
                            <w:rFonts w:ascii="Cambria Math" w:hAnsi="Cambria Math" w:cs="Calibri"/>
                            <w:color w:val="000000" w:themeColor="text1"/>
                          </w:rPr>
                        </m:ctrlPr>
                      </m:sSupPr>
                      <m:e>
                        <m:r>
                          <m:rPr>
                            <m:sty m:val="p"/>
                          </m:rPr>
                          <w:rPr>
                            <w:rFonts w:ascii="Cambria Math" w:hAnsi="Cambria Math" w:cs="Calibri"/>
                            <w:color w:val="000000" w:themeColor="text1"/>
                          </w:rPr>
                          <m:t>e</m:t>
                        </m:r>
                      </m:e>
                      <m:sup>
                        <m:r>
                          <m:rPr>
                            <m:sty m:val="p"/>
                          </m:rPr>
                          <w:rPr>
                            <w:rFonts w:ascii="Cambria Math" w:hAnsi="Cambria Math" w:cs="Calibri"/>
                            <w:color w:val="000000" w:themeColor="text1"/>
                          </w:rPr>
                          <m:t>-αx</m:t>
                        </m:r>
                      </m:sup>
                    </m:sSup>
                    <m:r>
                      <m:rPr>
                        <m:sty m:val="p"/>
                      </m:rPr>
                      <w:rPr>
                        <w:rFonts w:ascii="Cambria Math" w:hAnsi="Cambria Math" w:cs="Calibri"/>
                        <w:color w:val="000000" w:themeColor="text1"/>
                      </w:rPr>
                      <m:t>-</m:t>
                    </m:r>
                    <m:func>
                      <m:funcPr>
                        <m:ctrlPr>
                          <w:rPr>
                            <w:rFonts w:ascii="Cambria Math" w:hAnsi="Cambria Math" w:cs="Calibri"/>
                            <w:color w:val="000000" w:themeColor="text1"/>
                          </w:rPr>
                        </m:ctrlPr>
                      </m:funcPr>
                      <m:fName>
                        <m:r>
                          <m:rPr>
                            <m:sty m:val="p"/>
                          </m:rPr>
                          <w:rPr>
                            <w:rFonts w:ascii="Cambria Math" w:hAnsi="Cambria Math" w:cs="Calibri"/>
                            <w:color w:val="000000" w:themeColor="text1"/>
                          </w:rPr>
                          <m:t>cos</m:t>
                        </m:r>
                      </m:fName>
                      <m:e>
                        <m:d>
                          <m:dPr>
                            <m:ctrlPr>
                              <w:rPr>
                                <w:rFonts w:ascii="Cambria Math" w:hAnsi="Cambria Math" w:cs="Calibri"/>
                                <w:color w:val="000000" w:themeColor="text1"/>
                              </w:rPr>
                            </m:ctrlPr>
                          </m:dPr>
                          <m:e>
                            <m:sSub>
                              <m:sSubPr>
                                <m:ctrlPr>
                                  <w:rPr>
                                    <w:rFonts w:ascii="Cambria Math" w:hAnsi="Cambria Math" w:cs="Calibri"/>
                                    <w:color w:val="000000" w:themeColor="text1"/>
                                  </w:rPr>
                                </m:ctrlPr>
                              </m:sSubPr>
                              <m:e>
                                <m:r>
                                  <m:rPr>
                                    <m:sty m:val="p"/>
                                  </m:rPr>
                                  <w:rPr>
                                    <w:rFonts w:ascii="Cambria Math" w:hAnsi="Cambria Math" w:cs="Calibri"/>
                                    <w:color w:val="000000" w:themeColor="text1"/>
                                  </w:rPr>
                                  <m:t>θ</m:t>
                                </m:r>
                              </m:e>
                              <m:sub>
                                <m:r>
                                  <m:rPr>
                                    <m:sty m:val="p"/>
                                  </m:rPr>
                                  <w:rPr>
                                    <w:rFonts w:ascii="Cambria Math" w:hAnsi="Cambria Math" w:cs="Calibri"/>
                                    <w:color w:val="000000" w:themeColor="text1"/>
                                  </w:rPr>
                                  <m:t>c</m:t>
                                </m:r>
                              </m:sub>
                            </m:sSub>
                          </m:e>
                        </m:d>
                      </m:e>
                    </m:func>
                    <m:sSup>
                      <m:sSupPr>
                        <m:ctrlPr>
                          <w:rPr>
                            <w:rFonts w:ascii="Cambria Math" w:hAnsi="Cambria Math" w:cs="Calibri"/>
                            <w:color w:val="000000" w:themeColor="text1"/>
                          </w:rPr>
                        </m:ctrlPr>
                      </m:sSupPr>
                      <m:e>
                        <m:r>
                          <m:rPr>
                            <m:sty m:val="p"/>
                          </m:rPr>
                          <w:rPr>
                            <w:rFonts w:ascii="Cambria Math" w:hAnsi="Cambria Math" w:cs="Calibri"/>
                            <w:color w:val="000000" w:themeColor="text1"/>
                          </w:rPr>
                          <m:t>e</m:t>
                        </m:r>
                      </m:e>
                      <m:sup>
                        <m:r>
                          <m:rPr>
                            <m:sty m:val="p"/>
                          </m:rPr>
                          <w:rPr>
                            <w:rFonts w:ascii="Cambria Math" w:hAnsi="Cambria Math" w:cs="Calibri"/>
                            <w:color w:val="000000" w:themeColor="text1"/>
                          </w:rPr>
                          <m:t>-</m:t>
                        </m:r>
                        <m:f>
                          <m:fPr>
                            <m:ctrlPr>
                              <w:rPr>
                                <w:rFonts w:ascii="Cambria Math" w:hAnsi="Cambria Math" w:cs="Calibri"/>
                                <w:color w:val="000000" w:themeColor="text1"/>
                              </w:rPr>
                            </m:ctrlPr>
                          </m:fPr>
                          <m:num>
                            <m:r>
                              <m:rPr>
                                <m:sty m:val="p"/>
                              </m:rPr>
                              <w:rPr>
                                <w:rFonts w:ascii="Cambria Math" w:hAnsi="Cambria Math" w:cs="Calibri"/>
                                <w:color w:val="000000" w:themeColor="text1"/>
                              </w:rPr>
                              <m:t>αx</m:t>
                            </m:r>
                          </m:num>
                          <m:den>
                            <m:func>
                              <m:funcPr>
                                <m:ctrlPr>
                                  <w:rPr>
                                    <w:rFonts w:ascii="Cambria Math" w:hAnsi="Cambria Math" w:cs="Calibri"/>
                                    <w:color w:val="000000" w:themeColor="text1"/>
                                  </w:rPr>
                                </m:ctrlPr>
                              </m:funcPr>
                              <m:fName>
                                <m:r>
                                  <m:rPr>
                                    <m:sty m:val="p"/>
                                  </m:rPr>
                                  <w:rPr>
                                    <w:rFonts w:ascii="Cambria Math" w:hAnsi="Cambria Math" w:cs="Calibri"/>
                                    <w:color w:val="000000" w:themeColor="text1"/>
                                  </w:rPr>
                                  <m:t>cos</m:t>
                                </m:r>
                              </m:fName>
                              <m:e>
                                <m:d>
                                  <m:dPr>
                                    <m:ctrlPr>
                                      <w:rPr>
                                        <w:rFonts w:ascii="Cambria Math" w:hAnsi="Cambria Math" w:cs="Calibri"/>
                                        <w:color w:val="000000" w:themeColor="text1"/>
                                      </w:rPr>
                                    </m:ctrlPr>
                                  </m:dPr>
                                  <m:e>
                                    <m:sSub>
                                      <m:sSubPr>
                                        <m:ctrlPr>
                                          <w:rPr>
                                            <w:rFonts w:ascii="Cambria Math" w:hAnsi="Cambria Math" w:cs="Calibri"/>
                                            <w:color w:val="000000" w:themeColor="text1"/>
                                          </w:rPr>
                                        </m:ctrlPr>
                                      </m:sSubPr>
                                      <m:e>
                                        <m:r>
                                          <m:rPr>
                                            <m:sty m:val="p"/>
                                          </m:rPr>
                                          <w:rPr>
                                            <w:rFonts w:ascii="Cambria Math" w:hAnsi="Cambria Math" w:cs="Calibri"/>
                                            <w:color w:val="000000" w:themeColor="text1"/>
                                          </w:rPr>
                                          <m:t>θ</m:t>
                                        </m:r>
                                      </m:e>
                                      <m:sub>
                                        <m:r>
                                          <m:rPr>
                                            <m:sty m:val="p"/>
                                          </m:rPr>
                                          <w:rPr>
                                            <w:rFonts w:ascii="Cambria Math" w:hAnsi="Cambria Math" w:cs="Calibri"/>
                                            <w:color w:val="000000" w:themeColor="text1"/>
                                          </w:rPr>
                                          <m:t>c</m:t>
                                        </m:r>
                                      </m:sub>
                                    </m:sSub>
                                  </m:e>
                                </m:d>
                              </m:e>
                            </m:func>
                          </m:den>
                        </m:f>
                      </m:sup>
                    </m:sSup>
                    <m:r>
                      <m:rPr>
                        <m:sty m:val="p"/>
                      </m:rPr>
                      <w:rPr>
                        <w:rFonts w:ascii="Cambria Math" w:hAnsi="Cambria Math" w:cs="Calibri"/>
                        <w:color w:val="000000" w:themeColor="text1"/>
                      </w:rPr>
                      <m:t>-αx</m:t>
                    </m:r>
                    <m:nary>
                      <m:naryPr>
                        <m:limLoc m:val="undOvr"/>
                        <m:ctrlPr>
                          <w:rPr>
                            <w:rFonts w:ascii="Cambria Math" w:hAnsi="Cambria Math" w:cs="Calibri"/>
                            <w:color w:val="000000" w:themeColor="text1"/>
                          </w:rPr>
                        </m:ctrlPr>
                      </m:naryPr>
                      <m:sub>
                        <m:r>
                          <m:rPr>
                            <m:sty m:val="p"/>
                          </m:rPr>
                          <w:rPr>
                            <w:rFonts w:ascii="Cambria Math" w:hAnsi="Cambria Math" w:cs="Calibri"/>
                            <w:color w:val="000000" w:themeColor="text1"/>
                          </w:rPr>
                          <m:t>-</m:t>
                        </m:r>
                        <m:f>
                          <m:fPr>
                            <m:ctrlPr>
                              <w:rPr>
                                <w:rFonts w:ascii="Cambria Math" w:hAnsi="Cambria Math" w:cs="Calibri"/>
                                <w:color w:val="000000" w:themeColor="text1"/>
                              </w:rPr>
                            </m:ctrlPr>
                          </m:fPr>
                          <m:num>
                            <m:r>
                              <m:rPr>
                                <m:sty m:val="p"/>
                              </m:rPr>
                              <w:rPr>
                                <w:rFonts w:ascii="Cambria Math" w:hAnsi="Cambria Math" w:cs="Calibri"/>
                                <w:color w:val="000000" w:themeColor="text1"/>
                              </w:rPr>
                              <m:t>αx</m:t>
                            </m:r>
                          </m:num>
                          <m:den>
                            <m:func>
                              <m:funcPr>
                                <m:ctrlPr>
                                  <w:rPr>
                                    <w:rFonts w:ascii="Cambria Math" w:hAnsi="Cambria Math" w:cs="Calibri"/>
                                    <w:color w:val="000000" w:themeColor="text1"/>
                                  </w:rPr>
                                </m:ctrlPr>
                              </m:funcPr>
                              <m:fName>
                                <m:r>
                                  <m:rPr>
                                    <m:sty m:val="p"/>
                                  </m:rPr>
                                  <w:rPr>
                                    <w:rFonts w:ascii="Cambria Math" w:hAnsi="Cambria Math" w:cs="Calibri"/>
                                    <w:color w:val="000000" w:themeColor="text1"/>
                                  </w:rPr>
                                  <m:t>cos</m:t>
                                </m:r>
                              </m:fName>
                              <m:e>
                                <m:d>
                                  <m:dPr>
                                    <m:ctrlPr>
                                      <w:rPr>
                                        <w:rFonts w:ascii="Cambria Math" w:hAnsi="Cambria Math" w:cs="Calibri"/>
                                        <w:color w:val="000000" w:themeColor="text1"/>
                                      </w:rPr>
                                    </m:ctrlPr>
                                  </m:dPr>
                                  <m:e>
                                    <m:sSub>
                                      <m:sSubPr>
                                        <m:ctrlPr>
                                          <w:rPr>
                                            <w:rFonts w:ascii="Cambria Math" w:hAnsi="Cambria Math" w:cs="Calibri"/>
                                            <w:color w:val="000000" w:themeColor="text1"/>
                                          </w:rPr>
                                        </m:ctrlPr>
                                      </m:sSubPr>
                                      <m:e>
                                        <m:r>
                                          <m:rPr>
                                            <m:sty m:val="p"/>
                                          </m:rPr>
                                          <w:rPr>
                                            <w:rFonts w:ascii="Cambria Math" w:hAnsi="Cambria Math" w:cs="Calibri"/>
                                            <w:color w:val="000000" w:themeColor="text1"/>
                                          </w:rPr>
                                          <m:t>θ</m:t>
                                        </m:r>
                                      </m:e>
                                      <m:sub>
                                        <m:r>
                                          <m:rPr>
                                            <m:sty m:val="p"/>
                                          </m:rPr>
                                          <w:rPr>
                                            <w:rFonts w:ascii="Cambria Math" w:hAnsi="Cambria Math" w:cs="Calibri"/>
                                            <w:color w:val="000000" w:themeColor="text1"/>
                                          </w:rPr>
                                          <m:t>c</m:t>
                                        </m:r>
                                      </m:sub>
                                    </m:sSub>
                                  </m:e>
                                </m:d>
                              </m:e>
                            </m:func>
                          </m:den>
                        </m:f>
                      </m:sub>
                      <m:sup>
                        <m:r>
                          <m:rPr>
                            <m:sty m:val="p"/>
                          </m:rPr>
                          <w:rPr>
                            <w:rFonts w:ascii="Cambria Math" w:hAnsi="Cambria Math" w:cs="Calibri"/>
                            <w:color w:val="000000" w:themeColor="text1"/>
                          </w:rPr>
                          <m:t>-αx</m:t>
                        </m:r>
                      </m:sup>
                      <m:e>
                        <m:f>
                          <m:fPr>
                            <m:ctrlPr>
                              <w:rPr>
                                <w:rFonts w:ascii="Cambria Math" w:hAnsi="Cambria Math" w:cs="Calibri"/>
                                <w:color w:val="000000" w:themeColor="text1"/>
                              </w:rPr>
                            </m:ctrlPr>
                          </m:fPr>
                          <m:num>
                            <m:sSup>
                              <m:sSupPr>
                                <m:ctrlPr>
                                  <w:rPr>
                                    <w:rFonts w:ascii="Cambria Math" w:hAnsi="Cambria Math" w:cs="Calibri"/>
                                    <w:color w:val="000000" w:themeColor="text1"/>
                                  </w:rPr>
                                </m:ctrlPr>
                              </m:sSupPr>
                              <m:e>
                                <m:r>
                                  <m:rPr>
                                    <m:sty m:val="p"/>
                                  </m:rPr>
                                  <w:rPr>
                                    <w:rFonts w:ascii="Cambria Math" w:hAnsi="Cambria Math" w:cs="Calibri"/>
                                    <w:color w:val="000000" w:themeColor="text1"/>
                                  </w:rPr>
                                  <m:t>e</m:t>
                                </m:r>
                              </m:e>
                              <m:sup>
                                <m:r>
                                  <m:rPr>
                                    <m:sty m:val="p"/>
                                  </m:rPr>
                                  <w:rPr>
                                    <w:rFonts w:ascii="Cambria Math" w:hAnsi="Cambria Math" w:cs="Calibri"/>
                                    <w:color w:val="000000" w:themeColor="text1"/>
                                  </w:rPr>
                                  <m:t>-z</m:t>
                                </m:r>
                              </m:sup>
                            </m:sSup>
                          </m:num>
                          <m:den>
                            <m:r>
                              <m:rPr>
                                <m:sty m:val="p"/>
                              </m:rPr>
                              <w:rPr>
                                <w:rFonts w:ascii="Cambria Math" w:hAnsi="Cambria Math" w:cs="Calibri"/>
                                <w:color w:val="000000" w:themeColor="text1"/>
                              </w:rPr>
                              <m:t>z</m:t>
                            </m:r>
                          </m:den>
                        </m:f>
                        <m:r>
                          <m:rPr>
                            <m:sty m:val="p"/>
                          </m:rPr>
                          <w:rPr>
                            <w:rFonts w:ascii="Cambria Math" w:hAnsi="Cambria Math" w:cs="Calibri"/>
                            <w:color w:val="000000" w:themeColor="text1"/>
                          </w:rPr>
                          <m:t>dz</m:t>
                        </m:r>
                      </m:e>
                    </m:nary>
                  </m:e>
                </m:d>
              </m:oMath>
            </m:oMathPara>
          </w:p>
        </w:tc>
        <w:tc>
          <w:tcPr>
            <w:tcW w:w="500" w:type="pct"/>
            <w:vAlign w:val="center"/>
          </w:tcPr>
          <w:p w14:paraId="7856DCD2" w14:textId="72B9A193" w:rsidR="00221C2F" w:rsidRPr="00803481" w:rsidRDefault="00221C2F" w:rsidP="00781AE8">
            <w:pPr>
              <w:jc w:val="both"/>
              <w:rPr>
                <w:rFonts w:ascii="Calibri" w:hAnsi="Calibri" w:cs="Calibri"/>
                <w:color w:val="000000" w:themeColor="text1"/>
                <w:rtl/>
              </w:rPr>
            </w:pPr>
            <w:r w:rsidRPr="00803481">
              <w:rPr>
                <w:rFonts w:ascii="Calibri" w:hAnsi="Calibri" w:cs="Calibri"/>
                <w:color w:val="000000" w:themeColor="text1"/>
              </w:rPr>
              <w:t>(</w:t>
            </w:r>
            <w:r w:rsidRPr="00803481">
              <w:rPr>
                <w:rFonts w:ascii="Calibri" w:hAnsi="Calibri" w:cs="Calibri"/>
                <w:color w:val="000000" w:themeColor="text1"/>
              </w:rPr>
              <w:fldChar w:fldCharType="begin"/>
            </w:r>
            <w:r w:rsidRPr="00803481">
              <w:rPr>
                <w:rFonts w:ascii="Calibri" w:hAnsi="Calibri" w:cs="Calibri"/>
                <w:color w:val="000000" w:themeColor="text1"/>
              </w:rPr>
              <w:instrText xml:space="preserve"> SEQ Equation \* ARABIC </w:instrText>
            </w:r>
            <w:r w:rsidRPr="00803481">
              <w:rPr>
                <w:rFonts w:ascii="Calibri" w:hAnsi="Calibri" w:cs="Calibri"/>
                <w:color w:val="000000" w:themeColor="text1"/>
              </w:rPr>
              <w:fldChar w:fldCharType="separate"/>
            </w:r>
            <w:r w:rsidR="003C2E42" w:rsidRPr="00803481">
              <w:rPr>
                <w:rFonts w:ascii="Calibri" w:hAnsi="Calibri" w:cs="Calibri"/>
                <w:noProof/>
                <w:color w:val="000000" w:themeColor="text1"/>
              </w:rPr>
              <w:t>8</w:t>
            </w:r>
            <w:r w:rsidRPr="00803481">
              <w:rPr>
                <w:rFonts w:ascii="Calibri" w:hAnsi="Calibri" w:cs="Calibri"/>
                <w:color w:val="000000" w:themeColor="text1"/>
              </w:rPr>
              <w:fldChar w:fldCharType="end"/>
            </w:r>
            <w:r w:rsidRPr="00803481">
              <w:rPr>
                <w:rFonts w:ascii="Calibri" w:hAnsi="Calibri" w:cs="Calibri"/>
                <w:color w:val="000000" w:themeColor="text1"/>
              </w:rPr>
              <w:t>)</w:t>
            </w:r>
          </w:p>
        </w:tc>
      </w:tr>
    </w:tbl>
    <w:p w14:paraId="54DB65C3" w14:textId="07957CDD" w:rsidR="00221C2F" w:rsidRPr="00803481" w:rsidRDefault="00221C2F" w:rsidP="004E0EFB">
      <w:pPr>
        <w:pStyle w:val="Heading3"/>
        <w:numPr>
          <w:ilvl w:val="1"/>
          <w:numId w:val="20"/>
        </w:numPr>
        <w:jc w:val="both"/>
        <w:rPr>
          <w:rFonts w:ascii="Calibri" w:eastAsiaTheme="minorEastAsia" w:hAnsi="Calibri" w:cs="Calibri"/>
          <w:b w:val="0"/>
          <w:bCs w:val="0"/>
          <w:color w:val="000000" w:themeColor="text1"/>
        </w:rPr>
      </w:pPr>
      <w:r w:rsidRPr="00803481">
        <w:rPr>
          <w:rFonts w:ascii="Calibri" w:eastAsiaTheme="minorEastAsia" w:hAnsi="Calibri" w:cs="Calibri"/>
          <w:color w:val="000000" w:themeColor="text1"/>
        </w:rPr>
        <w:t>Photon emission</w:t>
      </w:r>
    </w:p>
    <w:p w14:paraId="7FDBDA61" w14:textId="77777777" w:rsidR="00221C2F" w:rsidRPr="00803481" w:rsidRDefault="00221C2F" w:rsidP="00221C2F">
      <w:pPr>
        <w:jc w:val="both"/>
        <w:rPr>
          <w:rFonts w:ascii="Calibri" w:hAnsi="Calibri" w:cs="Calibri"/>
          <w:color w:val="000000" w:themeColor="text1"/>
        </w:rPr>
      </w:pPr>
      <w:r w:rsidRPr="00803481">
        <w:rPr>
          <w:rFonts w:ascii="Calibri" w:hAnsi="Calibri" w:cs="Calibri"/>
          <w:color w:val="000000" w:themeColor="text1"/>
        </w:rPr>
        <w:t>The PL photon flux now follows: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
        <w:gridCol w:w="6912"/>
        <w:gridCol w:w="864"/>
      </w:tblGrid>
      <w:tr w:rsidR="00221C2F" w:rsidRPr="00803481" w14:paraId="021D65F3" w14:textId="77777777" w:rsidTr="00781AE8">
        <w:tc>
          <w:tcPr>
            <w:tcW w:w="500" w:type="pct"/>
          </w:tcPr>
          <w:p w14:paraId="3055B4B3" w14:textId="77777777" w:rsidR="00221C2F" w:rsidRPr="00803481" w:rsidRDefault="00221C2F" w:rsidP="00781AE8">
            <w:pPr>
              <w:jc w:val="both"/>
              <w:rPr>
                <w:rFonts w:ascii="Calibri" w:hAnsi="Calibri" w:cs="Calibri"/>
                <w:color w:val="000000" w:themeColor="text1"/>
              </w:rPr>
            </w:pPr>
          </w:p>
        </w:tc>
        <w:tc>
          <w:tcPr>
            <w:tcW w:w="4000" w:type="pct"/>
            <w:vAlign w:val="center"/>
          </w:tcPr>
          <w:p w14:paraId="6301FB6F" w14:textId="77777777" w:rsidR="00221C2F" w:rsidRPr="00803481" w:rsidRDefault="00221C2F" w:rsidP="00781AE8">
            <w:pPr>
              <w:jc w:val="both"/>
              <w:rPr>
                <w:rFonts w:ascii="Calibri" w:hAnsi="Calibri" w:cs="Calibri"/>
                <w:color w:val="000000" w:themeColor="text1"/>
              </w:rPr>
            </w:pPr>
            <m:oMathPara>
              <m:oMath>
                <m:r>
                  <m:rPr>
                    <m:sty m:val="p"/>
                  </m:rPr>
                  <w:rPr>
                    <w:rFonts w:ascii="Cambria Math" w:hAnsi="Cambria Math" w:cs="Calibri"/>
                    <w:color w:val="000000" w:themeColor="text1"/>
                  </w:rPr>
                  <m:t>Φ</m:t>
                </m:r>
                <m:d>
                  <m:dPr>
                    <m:ctrlPr>
                      <w:rPr>
                        <w:rFonts w:ascii="Cambria Math" w:hAnsi="Cambria Math" w:cs="Calibri"/>
                        <w:color w:val="000000" w:themeColor="text1"/>
                      </w:rPr>
                    </m:ctrlPr>
                  </m:dPr>
                  <m:e>
                    <m:sSub>
                      <m:sSubPr>
                        <m:ctrlPr>
                          <w:rPr>
                            <w:rFonts w:ascii="Cambria Math" w:hAnsi="Cambria Math" w:cs="Calibri"/>
                            <w:color w:val="000000" w:themeColor="text1"/>
                          </w:rPr>
                        </m:ctrlPr>
                      </m:sSubPr>
                      <m:e>
                        <m:r>
                          <m:rPr>
                            <m:sty m:val="p"/>
                          </m:rPr>
                          <w:rPr>
                            <w:rFonts w:ascii="Cambria Math" w:hAnsi="Cambria Math" w:cs="Calibri"/>
                            <w:color w:val="000000" w:themeColor="text1"/>
                          </w:rPr>
                          <m:t>x</m:t>
                        </m:r>
                      </m:e>
                      <m:sub>
                        <m:r>
                          <m:rPr>
                            <m:sty m:val="p"/>
                          </m:rPr>
                          <w:rPr>
                            <w:rFonts w:ascii="Cambria Math" w:hAnsi="Cambria Math" w:cs="Calibri"/>
                            <w:color w:val="000000" w:themeColor="text1"/>
                          </w:rPr>
                          <m:t>0</m:t>
                        </m:r>
                      </m:sub>
                    </m:sSub>
                    <m:r>
                      <m:rPr>
                        <m:sty m:val="p"/>
                      </m:rPr>
                      <w:rPr>
                        <w:rFonts w:ascii="Cambria Math" w:hAnsi="Cambria Math" w:cs="Calibri"/>
                        <w:color w:val="000000" w:themeColor="text1"/>
                      </w:rPr>
                      <m:t>,E</m:t>
                    </m:r>
                  </m:e>
                </m:d>
                <m:r>
                  <m:rPr>
                    <m:sty m:val="p"/>
                  </m:rPr>
                  <w:rPr>
                    <w:rFonts w:ascii="Cambria Math" w:hAnsi="Cambria Math" w:cs="Calibri"/>
                    <w:color w:val="000000" w:themeColor="text1"/>
                  </w:rPr>
                  <m:t>=</m:t>
                </m:r>
                <m:nary>
                  <m:naryPr>
                    <m:limLoc m:val="undOvr"/>
                    <m:ctrlPr>
                      <w:rPr>
                        <w:rFonts w:ascii="Cambria Math" w:hAnsi="Cambria Math" w:cs="Calibri"/>
                        <w:color w:val="000000" w:themeColor="text1"/>
                      </w:rPr>
                    </m:ctrlPr>
                  </m:naryPr>
                  <m:sub>
                    <m:r>
                      <m:rPr>
                        <m:sty m:val="p"/>
                      </m:rPr>
                      <w:rPr>
                        <w:rFonts w:ascii="Cambria Math" w:hAnsi="Cambria Math" w:cs="Calibri"/>
                        <w:color w:val="000000" w:themeColor="text1"/>
                      </w:rPr>
                      <m:t>0</m:t>
                    </m:r>
                  </m:sub>
                  <m:sup>
                    <m:r>
                      <m:rPr>
                        <m:sty m:val="p"/>
                      </m:rPr>
                      <w:rPr>
                        <w:rFonts w:ascii="Cambria Math" w:hAnsi="Cambria Math" w:cs="Calibri"/>
                        <w:color w:val="000000" w:themeColor="text1"/>
                      </w:rPr>
                      <m:t>∞</m:t>
                    </m:r>
                  </m:sup>
                  <m:e>
                    <m:sSub>
                      <m:sSubPr>
                        <m:ctrlPr>
                          <w:rPr>
                            <w:rFonts w:ascii="Cambria Math" w:hAnsi="Cambria Math" w:cs="Calibri"/>
                            <w:color w:val="000000" w:themeColor="text1"/>
                          </w:rPr>
                        </m:ctrlPr>
                      </m:sSubPr>
                      <m:e>
                        <m:r>
                          <m:rPr>
                            <m:sty m:val="p"/>
                          </m:rPr>
                          <w:rPr>
                            <w:rFonts w:ascii="Cambria Math" w:hAnsi="Cambria Math" w:cs="Calibri"/>
                            <w:color w:val="000000" w:themeColor="text1"/>
                          </w:rPr>
                          <m:t>R</m:t>
                        </m:r>
                      </m:e>
                      <m:sub>
                        <m:r>
                          <m:rPr>
                            <m:sty m:val="p"/>
                          </m:rPr>
                          <w:rPr>
                            <w:rFonts w:ascii="Cambria Math" w:hAnsi="Cambria Math" w:cs="Calibri"/>
                            <w:color w:val="000000" w:themeColor="text1"/>
                          </w:rPr>
                          <m:t>rad</m:t>
                        </m:r>
                      </m:sub>
                    </m:sSub>
                    <m:d>
                      <m:dPr>
                        <m:ctrlPr>
                          <w:rPr>
                            <w:rFonts w:ascii="Cambria Math" w:hAnsi="Cambria Math" w:cs="Calibri"/>
                            <w:color w:val="000000" w:themeColor="text1"/>
                          </w:rPr>
                        </m:ctrlPr>
                      </m:dPr>
                      <m:e>
                        <m:r>
                          <m:rPr>
                            <m:sty m:val="p"/>
                          </m:rPr>
                          <w:rPr>
                            <w:rFonts w:ascii="Cambria Math" w:hAnsi="Cambria Math" w:cs="Calibri"/>
                            <w:color w:val="000000" w:themeColor="text1"/>
                          </w:rPr>
                          <m:t>x,</m:t>
                        </m:r>
                        <m:sSub>
                          <m:sSubPr>
                            <m:ctrlPr>
                              <w:rPr>
                                <w:rFonts w:ascii="Cambria Math" w:hAnsi="Cambria Math" w:cs="Calibri"/>
                                <w:color w:val="000000" w:themeColor="text1"/>
                              </w:rPr>
                            </m:ctrlPr>
                          </m:sSubPr>
                          <m:e>
                            <m:r>
                              <m:rPr>
                                <m:sty m:val="p"/>
                              </m:rPr>
                              <w:rPr>
                                <w:rFonts w:ascii="Cambria Math" w:hAnsi="Cambria Math" w:cs="Calibri"/>
                                <w:color w:val="000000" w:themeColor="text1"/>
                              </w:rPr>
                              <m:t>x</m:t>
                            </m:r>
                          </m:e>
                          <m:sub>
                            <m:r>
                              <m:rPr>
                                <m:sty m:val="p"/>
                              </m:rPr>
                              <w:rPr>
                                <w:rFonts w:ascii="Cambria Math" w:hAnsi="Cambria Math" w:cs="Calibri"/>
                                <w:color w:val="000000" w:themeColor="text1"/>
                              </w:rPr>
                              <m:t>0</m:t>
                            </m:r>
                          </m:sub>
                        </m:sSub>
                        <m:r>
                          <m:rPr>
                            <m:sty m:val="p"/>
                          </m:rPr>
                          <w:rPr>
                            <w:rFonts w:ascii="Cambria Math" w:hAnsi="Cambria Math" w:cs="Calibri"/>
                            <w:color w:val="000000" w:themeColor="text1"/>
                          </w:rPr>
                          <m:t>,E</m:t>
                        </m:r>
                      </m:e>
                    </m:d>
                    <m:r>
                      <m:rPr>
                        <m:sty m:val="p"/>
                      </m:rPr>
                      <w:rPr>
                        <w:rFonts w:ascii="Cambria Math" w:hAnsi="Cambria Math" w:cs="Calibri"/>
                        <w:color w:val="000000" w:themeColor="text1"/>
                      </w:rPr>
                      <m:t>P</m:t>
                    </m:r>
                    <m:d>
                      <m:dPr>
                        <m:ctrlPr>
                          <w:rPr>
                            <w:rFonts w:ascii="Cambria Math" w:hAnsi="Cambria Math" w:cs="Calibri"/>
                            <w:color w:val="000000" w:themeColor="text1"/>
                          </w:rPr>
                        </m:ctrlPr>
                      </m:dPr>
                      <m:e>
                        <m:r>
                          <m:rPr>
                            <m:sty m:val="p"/>
                          </m:rPr>
                          <w:rPr>
                            <w:rFonts w:ascii="Cambria Math" w:hAnsi="Cambria Math" w:cs="Calibri"/>
                            <w:color w:val="000000" w:themeColor="text1"/>
                          </w:rPr>
                          <m:t>x,E</m:t>
                        </m:r>
                      </m:e>
                    </m:d>
                  </m:e>
                </m:nary>
                <m:r>
                  <m:rPr>
                    <m:sty m:val="p"/>
                  </m:rPr>
                  <w:rPr>
                    <w:rFonts w:ascii="Cambria Math" w:hAnsi="Cambria Math" w:cs="Calibri"/>
                    <w:color w:val="000000" w:themeColor="text1"/>
                  </w:rPr>
                  <m:t>dx</m:t>
                </m:r>
              </m:oMath>
            </m:oMathPara>
          </w:p>
          <w:p w14:paraId="5E17CB4E" w14:textId="77777777" w:rsidR="00221C2F" w:rsidRPr="00803481" w:rsidRDefault="00221C2F" w:rsidP="00781AE8">
            <w:pPr>
              <w:jc w:val="both"/>
              <w:rPr>
                <w:rFonts w:ascii="Calibri" w:hAnsi="Calibri" w:cs="Calibri"/>
                <w:color w:val="000000" w:themeColor="text1"/>
              </w:rPr>
            </w:pPr>
          </w:p>
        </w:tc>
        <w:tc>
          <w:tcPr>
            <w:tcW w:w="500" w:type="pct"/>
            <w:vAlign w:val="center"/>
          </w:tcPr>
          <w:p w14:paraId="51DF6473" w14:textId="0E0018BB" w:rsidR="00221C2F" w:rsidRPr="00803481" w:rsidRDefault="00221C2F" w:rsidP="00781AE8">
            <w:pPr>
              <w:jc w:val="both"/>
              <w:rPr>
                <w:rFonts w:ascii="Calibri" w:hAnsi="Calibri" w:cs="Calibri"/>
                <w:color w:val="000000" w:themeColor="text1"/>
                <w:rtl/>
              </w:rPr>
            </w:pPr>
            <w:r w:rsidRPr="00803481">
              <w:rPr>
                <w:rFonts w:ascii="Calibri" w:hAnsi="Calibri" w:cs="Calibri"/>
                <w:color w:val="000000" w:themeColor="text1"/>
              </w:rPr>
              <w:t>(</w:t>
            </w:r>
            <w:r w:rsidRPr="00803481">
              <w:rPr>
                <w:rFonts w:ascii="Calibri" w:hAnsi="Calibri" w:cs="Calibri"/>
                <w:color w:val="000000" w:themeColor="text1"/>
              </w:rPr>
              <w:fldChar w:fldCharType="begin"/>
            </w:r>
            <w:r w:rsidRPr="00803481">
              <w:rPr>
                <w:rFonts w:ascii="Calibri" w:hAnsi="Calibri" w:cs="Calibri"/>
                <w:color w:val="000000" w:themeColor="text1"/>
              </w:rPr>
              <w:instrText xml:space="preserve"> SEQ Equation \* ARABIC </w:instrText>
            </w:r>
            <w:r w:rsidRPr="00803481">
              <w:rPr>
                <w:rFonts w:ascii="Calibri" w:hAnsi="Calibri" w:cs="Calibri"/>
                <w:color w:val="000000" w:themeColor="text1"/>
              </w:rPr>
              <w:fldChar w:fldCharType="separate"/>
            </w:r>
            <w:r w:rsidR="003C2E42" w:rsidRPr="00803481">
              <w:rPr>
                <w:rFonts w:ascii="Calibri" w:hAnsi="Calibri" w:cs="Calibri"/>
                <w:noProof/>
                <w:color w:val="000000" w:themeColor="text1"/>
              </w:rPr>
              <w:t>9</w:t>
            </w:r>
            <w:r w:rsidRPr="00803481">
              <w:rPr>
                <w:rFonts w:ascii="Calibri" w:hAnsi="Calibri" w:cs="Calibri"/>
                <w:color w:val="000000" w:themeColor="text1"/>
              </w:rPr>
              <w:fldChar w:fldCharType="end"/>
            </w:r>
            <w:r w:rsidRPr="00803481">
              <w:rPr>
                <w:rFonts w:ascii="Calibri" w:hAnsi="Calibri" w:cs="Calibri"/>
                <w:color w:val="000000" w:themeColor="text1"/>
              </w:rPr>
              <w:t>)</w:t>
            </w:r>
          </w:p>
        </w:tc>
      </w:tr>
    </w:tbl>
    <w:p w14:paraId="3CDCCA68" w14:textId="7C4DF621" w:rsidR="00221C2F" w:rsidRPr="00803481" w:rsidRDefault="00221C2F" w:rsidP="00221C2F">
      <w:pPr>
        <w:jc w:val="both"/>
        <w:rPr>
          <w:rFonts w:ascii="Calibri" w:hAnsi="Calibri" w:cs="Calibri"/>
          <w:color w:val="000000" w:themeColor="text1"/>
        </w:rPr>
      </w:pPr>
      <w:r>
        <w:rPr>
          <w:rFonts w:ascii="Calibri" w:hAnsi="Calibri" w:cs="Calibri"/>
          <w:color w:val="000000" w:themeColor="text1"/>
          <w:sz w:val="24"/>
          <w:szCs w:val="24"/>
        </w:rPr>
        <w:t xml:space="preserve">The depth-dependent escape probability and excess electron concentration are inserted into Eq. (9). </w:t>
      </w:r>
      <w:commentRangeStart w:id="40"/>
      <w:del w:id="41" w:author="Zohara Ben Meir" w:date="2026-09-04T12:03:00Z">
        <w:r w:rsidRPr="00803481">
          <w:rPr>
            <w:rFonts w:ascii="Calibri" w:hAnsi="Calibri" w:cs="Calibri"/>
            <w:color w:val="000000" w:themeColor="text1"/>
          </w:rPr>
          <w:delText xml:space="preserve">and assuming first order </w:delText>
        </w:r>
      </w:del>
      <m:oMath>
        <m:func>
          <m:funcPr>
            <m:ctrlPr>
              <w:rPr>
                <w:rFonts w:ascii="Cambria Math" w:hAnsi="Cambria Math" w:cs="Calibri"/>
                <w:color w:val="000000" w:themeColor="text1"/>
              </w:rPr>
            </m:ctrlPr>
          </m:funcPr>
          <m:fName>
            <m:r>
              <m:rPr>
                <m:sty m:val="p"/>
              </m:rPr>
              <w:rPr>
                <w:rFonts w:ascii="Cambria Math" w:hAnsi="Cambria Math" w:cs="Calibri"/>
                <w:color w:val="000000" w:themeColor="text1"/>
              </w:rPr>
              <m:t>cos</m:t>
            </m:r>
          </m:fName>
          <m:e>
            <m:d>
              <m:dPr>
                <m:ctrlPr>
                  <w:rPr>
                    <w:rFonts w:ascii="Cambria Math" w:hAnsi="Cambria Math" w:cs="Calibri"/>
                    <w:color w:val="000000" w:themeColor="text1"/>
                  </w:rPr>
                </m:ctrlPr>
              </m:dPr>
              <m:e>
                <m:r>
                  <m:rPr>
                    <m:sty m:val="p"/>
                  </m:rPr>
                  <w:rPr>
                    <w:rFonts w:ascii="Cambria Math" w:hAnsi="Cambria Math" w:cs="Calibri"/>
                    <w:color w:val="000000" w:themeColor="text1"/>
                  </w:rPr>
                  <m:t>θ</m:t>
                </m:r>
              </m:e>
            </m:d>
          </m:e>
        </m:func>
        <m:r>
          <m:rPr>
            <m:sty m:val="p"/>
          </m:rPr>
          <w:rPr>
            <w:rFonts w:ascii="Cambria Math" w:hAnsi="Cambria Math" w:cs="Calibri"/>
            <w:color w:val="000000" w:themeColor="text1"/>
          </w:rPr>
          <m:t>≈1</m:t>
        </m:r>
      </m:oMath>
      <w:del w:id="42" w:author="Zohara Ben Meir" w:date="2026-09-04T12:04:00Z">
        <w:r w:rsidRPr="00803481">
          <w:rPr>
            <w:rFonts w:ascii="Calibri" w:hAnsi="Calibri" w:cs="Calibri"/>
            <w:color w:val="000000" w:themeColor="text1"/>
          </w:rPr>
          <w:delText xml:space="preserve">, and </w:delText>
        </w:r>
      </w:del>
      <m:oMath>
        <m:func>
          <m:funcPr>
            <m:ctrlPr>
              <w:rPr>
                <w:rFonts w:ascii="Cambria Math" w:hAnsi="Cambria Math" w:cs="Calibri"/>
                <w:color w:val="000000" w:themeColor="text1"/>
              </w:rPr>
            </m:ctrlPr>
          </m:funcPr>
          <m:fName>
            <m:r>
              <m:rPr>
                <m:sty m:val="p"/>
              </m:rPr>
              <w:rPr>
                <w:rFonts w:ascii="Cambria Math" w:hAnsi="Cambria Math" w:cs="Calibri"/>
                <w:color w:val="000000" w:themeColor="text1"/>
              </w:rPr>
              <m:t>sin</m:t>
            </m:r>
          </m:fName>
          <m:e>
            <m:d>
              <m:dPr>
                <m:ctrlPr>
                  <w:rPr>
                    <w:rFonts w:ascii="Cambria Math" w:hAnsi="Cambria Math" w:cs="Calibri"/>
                    <w:color w:val="000000" w:themeColor="text1"/>
                  </w:rPr>
                </m:ctrlPr>
              </m:dPr>
              <m:e>
                <m:r>
                  <m:rPr>
                    <m:sty m:val="p"/>
                  </m:rPr>
                  <w:rPr>
                    <w:rFonts w:ascii="Cambria Math" w:hAnsi="Cambria Math" w:cs="Calibri"/>
                    <w:color w:val="000000" w:themeColor="text1"/>
                  </w:rPr>
                  <m:t>θ</m:t>
                </m:r>
              </m:e>
            </m:d>
          </m:e>
        </m:func>
        <m:r>
          <m:rPr>
            <m:sty m:val="p"/>
          </m:rPr>
          <w:rPr>
            <w:rFonts w:ascii="Cambria Math" w:hAnsi="Cambria Math" w:cs="Calibri"/>
            <w:color w:val="000000" w:themeColor="text1"/>
          </w:rPr>
          <m:t>≈θ</m:t>
        </m:r>
      </m:oMath>
      <w:del w:id="43" w:author="Zohara Ben Meir" w:date="2026-09-04T12:05:00Z">
        <w:r w:rsidRPr="00803481">
          <w:rPr>
            <w:rFonts w:ascii="Calibri" w:hAnsi="Calibri" w:cs="Calibri"/>
            <w:color w:val="000000" w:themeColor="text1"/>
          </w:rPr>
          <w:delText xml:space="preserve"> due to narrow escape cone</w:delText>
        </w:r>
      </w:del>
      <w:ins w:id="44" w:author="Zohara Ben Meir" w:date="2026-09-04T12:06:00Z">
        <w:r>
          <w:rPr>
            <w:rFonts w:ascii="Calibri" w:hAnsi="Calibri" w:cs="Calibri"/>
            <w:color w:val="000000" w:themeColor="text1"/>
            <w:sz w:val="24"/>
            <w:szCs w:val="24"/>
          </w:rPr>
          <w:t xml:space="preserve">Assuming first order </w:t>
        </w:r>
      </w:ins>
      <w:r w:rsidRPr="00803481">
        <w:rPr>
          <w:rFonts w:ascii="Calibri" w:hAnsi="Calibri" w:cs="Calibri"/>
          <w:color w:val="000000" w:themeColor="text1"/>
        </w:rPr>
        <w:t>, we obtain</w:t>
      </w:r>
      <w:commentRangeEnd w:id="40"/>
      <w:r w:rsidR="004E0EFB" w:rsidRPr="00803481">
        <w:rPr>
          <w:rStyle w:val="CommentReference"/>
          <w:rFonts w:ascii="Calibri" w:hAnsi="Calibri" w:cs="Calibri"/>
          <w:color w:val="000000" w:themeColor="text1"/>
          <w:sz w:val="22"/>
          <w:szCs w:val="22"/>
        </w:rPr>
        <w:commentReference w:id="40"/>
      </w:r>
      <w:r w:rsidRPr="00803481">
        <w:rPr>
          <w:rFonts w:ascii="Calibri" w:hAnsi="Calibri" w:cs="Calibri"/>
          <w:color w:val="000000" w:themeColor="text1"/>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
        <w:gridCol w:w="6912"/>
        <w:gridCol w:w="864"/>
      </w:tblGrid>
      <w:tr w:rsidR="00221C2F" w:rsidRPr="00803481" w14:paraId="73241F5A" w14:textId="77777777" w:rsidTr="00781AE8">
        <w:tc>
          <w:tcPr>
            <w:tcW w:w="500" w:type="pct"/>
          </w:tcPr>
          <w:p w14:paraId="7D4DDB49" w14:textId="77777777" w:rsidR="00221C2F" w:rsidRPr="00803481" w:rsidRDefault="00221C2F" w:rsidP="00781AE8">
            <w:pPr>
              <w:jc w:val="both"/>
              <w:rPr>
                <w:rFonts w:ascii="Calibri" w:hAnsi="Calibri" w:cs="Calibri"/>
                <w:color w:val="000000" w:themeColor="text1"/>
              </w:rPr>
            </w:pPr>
          </w:p>
        </w:tc>
        <w:tc>
          <w:tcPr>
            <w:tcW w:w="4000" w:type="pct"/>
            <w:vAlign w:val="center"/>
          </w:tcPr>
          <w:p w14:paraId="2EE278C1" w14:textId="719E2074" w:rsidR="00221C2F" w:rsidRPr="00803481" w:rsidRDefault="00221C2F" w:rsidP="00781AE8">
            <w:pPr>
              <w:jc w:val="both"/>
              <w:rPr>
                <w:rFonts w:ascii="Calibri" w:hAnsi="Calibri" w:cs="Calibri"/>
                <w:color w:val="000000" w:themeColor="text1"/>
              </w:rPr>
            </w:pPr>
            <m:oMathPara>
              <m:oMath>
                <m:r>
                  <m:rPr>
                    <m:sty m:val="p"/>
                  </m:rPr>
                  <w:rPr>
                    <w:rFonts w:ascii="Cambria Math" w:hAnsi="Cambria Math" w:cs="Calibri"/>
                    <w:color w:val="000000" w:themeColor="text1"/>
                  </w:rPr>
                  <m:t>Φ</m:t>
                </m:r>
                <m:d>
                  <m:dPr>
                    <m:ctrlPr>
                      <w:rPr>
                        <w:rFonts w:ascii="Cambria Math" w:hAnsi="Cambria Math" w:cs="Calibri"/>
                        <w:color w:val="000000" w:themeColor="text1"/>
                      </w:rPr>
                    </m:ctrlPr>
                  </m:dPr>
                  <m:e>
                    <m:sSub>
                      <m:sSubPr>
                        <m:ctrlPr>
                          <w:rPr>
                            <w:rFonts w:ascii="Cambria Math" w:hAnsi="Cambria Math" w:cs="Calibri"/>
                            <w:color w:val="000000" w:themeColor="text1"/>
                          </w:rPr>
                        </m:ctrlPr>
                      </m:sSubPr>
                      <m:e>
                        <m:r>
                          <m:rPr>
                            <m:sty m:val="p"/>
                          </m:rPr>
                          <w:rPr>
                            <w:rFonts w:ascii="Cambria Math" w:hAnsi="Cambria Math" w:cs="Calibri"/>
                            <w:color w:val="000000" w:themeColor="text1"/>
                          </w:rPr>
                          <m:t>x</m:t>
                        </m:r>
                      </m:e>
                      <m:sub>
                        <m:r>
                          <m:rPr>
                            <m:sty m:val="p"/>
                          </m:rPr>
                          <w:rPr>
                            <w:rFonts w:ascii="Cambria Math" w:hAnsi="Cambria Math" w:cs="Calibri"/>
                            <w:color w:val="000000" w:themeColor="text1"/>
                          </w:rPr>
                          <m:t>0</m:t>
                        </m:r>
                      </m:sub>
                    </m:sSub>
                    <m:r>
                      <m:rPr>
                        <m:sty m:val="p"/>
                      </m:rPr>
                      <w:rPr>
                        <w:rFonts w:ascii="Cambria Math" w:hAnsi="Cambria Math" w:cs="Calibri"/>
                        <w:color w:val="000000" w:themeColor="text1"/>
                      </w:rPr>
                      <m:t>,E</m:t>
                    </m:r>
                  </m:e>
                </m:d>
                <m:r>
                  <m:rPr>
                    <m:sty m:val="p"/>
                  </m:rPr>
                  <w:rPr>
                    <w:rFonts w:ascii="Cambria Math" w:hAnsi="Cambria Math" w:cs="Calibri"/>
                    <w:color w:val="000000" w:themeColor="text1"/>
                  </w:rPr>
                  <m:t>=K</m:t>
                </m:r>
                <m:d>
                  <m:dPr>
                    <m:begChr m:val="["/>
                    <m:endChr m:val="]"/>
                    <m:ctrlPr>
                      <w:rPr>
                        <w:rFonts w:ascii="Cambria Math" w:hAnsi="Cambria Math" w:cs="Calibri"/>
                        <w:color w:val="000000" w:themeColor="text1"/>
                      </w:rPr>
                    </m:ctrlPr>
                  </m:dPr>
                  <m:e>
                    <m:d>
                      <m:dPr>
                        <m:ctrlPr>
                          <w:rPr>
                            <w:rFonts w:ascii="Cambria Math" w:hAnsi="Cambria Math" w:cs="Calibri"/>
                            <w:color w:val="000000" w:themeColor="text1"/>
                          </w:rPr>
                        </m:ctrlPr>
                      </m:dPr>
                      <m:e>
                        <m:d>
                          <m:dPr>
                            <m:ctrlPr>
                              <w:rPr>
                                <w:rFonts w:ascii="Cambria Math" w:hAnsi="Cambria Math" w:cs="Calibri"/>
                                <w:color w:val="000000" w:themeColor="text1"/>
                              </w:rPr>
                            </m:ctrlPr>
                          </m:dPr>
                          <m:e>
                            <m:f>
                              <m:fPr>
                                <m:ctrlPr>
                                  <w:rPr>
                                    <w:rFonts w:ascii="Cambria Math" w:eastAsia="Times New Roman" w:hAnsi="Cambria Math" w:cs="Calibri"/>
                                    <w:color w:val="000000" w:themeColor="text1"/>
                                    <w:lang w:val="en-GB" w:eastAsia="en-GB"/>
                                  </w:rPr>
                                </m:ctrlPr>
                              </m:fPr>
                              <m:num>
                                <m:r>
                                  <m:rPr>
                                    <m:sty m:val="p"/>
                                  </m:rPr>
                                  <w:rPr>
                                    <w:rFonts w:ascii="Cambria Math" w:hAnsi="Cambria Math" w:cs="Calibri"/>
                                    <w:color w:val="000000" w:themeColor="text1"/>
                                  </w:rPr>
                                  <m:t>1</m:t>
                                </m:r>
                                <m:ctrlPr>
                                  <w:rPr>
                                    <w:rFonts w:ascii="Cambria Math" w:hAnsi="Cambria Math" w:cs="Calibri"/>
                                    <w:color w:val="000000" w:themeColor="text1"/>
                                  </w:rPr>
                                </m:ctrlPr>
                              </m:num>
                              <m:den>
                                <m:sSup>
                                  <m:sSupPr>
                                    <m:ctrlPr>
                                      <w:rPr>
                                        <w:rFonts w:ascii="Cambria Math" w:hAnsi="Cambria Math" w:cs="Calibri"/>
                                        <w:color w:val="000000" w:themeColor="text1"/>
                                      </w:rPr>
                                    </m:ctrlPr>
                                  </m:sSupPr>
                                  <m:e>
                                    <m:r>
                                      <m:rPr>
                                        <m:sty m:val="p"/>
                                      </m:rPr>
                                      <w:rPr>
                                        <w:rFonts w:ascii="Cambria Math" w:hAnsi="Cambria Math" w:cs="Calibri"/>
                                        <w:color w:val="000000" w:themeColor="text1"/>
                                      </w:rPr>
                                      <m:t>α</m:t>
                                    </m:r>
                                  </m:e>
                                  <m:sup>
                                    <m:r>
                                      <m:rPr>
                                        <m:sty m:val="p"/>
                                      </m:rPr>
                                      <w:rPr>
                                        <w:rFonts w:ascii="Cambria Math" w:hAnsi="Cambria Math" w:cs="Calibri"/>
                                        <w:color w:val="000000" w:themeColor="text1"/>
                                      </w:rPr>
                                      <m:t>-</m:t>
                                    </m:r>
                                  </m:sup>
                                </m:sSup>
                              </m:den>
                            </m:f>
                            <m:r>
                              <m:rPr>
                                <m:sty m:val="p"/>
                              </m:rPr>
                              <w:rPr>
                                <w:rFonts w:ascii="Cambria Math" w:eastAsia="Times New Roman" w:hAnsi="Cambria Math" w:cs="Calibri"/>
                                <w:color w:val="000000" w:themeColor="text1"/>
                                <w:lang w:val="en-GB" w:eastAsia="en-GB"/>
                              </w:rPr>
                              <m:t>+</m:t>
                            </m:r>
                            <m:f>
                              <m:fPr>
                                <m:ctrlPr>
                                  <w:rPr>
                                    <w:rFonts w:ascii="Cambria Math" w:eastAsia="Times New Roman" w:hAnsi="Cambria Math" w:cs="Calibri"/>
                                    <w:color w:val="000000" w:themeColor="text1"/>
                                    <w:lang w:val="en-GB" w:eastAsia="en-GB"/>
                                  </w:rPr>
                                </m:ctrlPr>
                              </m:fPr>
                              <m:num>
                                <m:r>
                                  <m:rPr>
                                    <m:sty m:val="p"/>
                                  </m:rPr>
                                  <w:rPr>
                                    <w:rFonts w:ascii="Cambria Math" w:eastAsia="Times New Roman" w:hAnsi="Cambria Math" w:cs="Calibri"/>
                                    <w:color w:val="000000" w:themeColor="text1"/>
                                    <w:lang w:val="en-GB" w:eastAsia="en-GB"/>
                                  </w:rPr>
                                  <m:t>1</m:t>
                                </m:r>
                              </m:num>
                              <m:den>
                                <m:sSup>
                                  <m:sSupPr>
                                    <m:ctrlPr>
                                      <w:rPr>
                                        <w:rFonts w:ascii="Cambria Math" w:hAnsi="Cambria Math" w:cs="Calibri"/>
                                        <w:color w:val="000000" w:themeColor="text1"/>
                                      </w:rPr>
                                    </m:ctrlPr>
                                  </m:sSupPr>
                                  <m:e>
                                    <m:r>
                                      <m:rPr>
                                        <m:sty m:val="p"/>
                                      </m:rPr>
                                      <w:rPr>
                                        <w:rFonts w:ascii="Cambria Math" w:hAnsi="Cambria Math" w:cs="Calibri"/>
                                        <w:color w:val="000000" w:themeColor="text1"/>
                                      </w:rPr>
                                      <m:t>α</m:t>
                                    </m:r>
                                  </m:e>
                                  <m:sup>
                                    <m:r>
                                      <m:rPr>
                                        <m:sty m:val="p"/>
                                      </m:rPr>
                                      <w:rPr>
                                        <w:rFonts w:ascii="Cambria Math" w:hAnsi="Cambria Math" w:cs="Calibri"/>
                                        <w:color w:val="000000" w:themeColor="text1"/>
                                      </w:rPr>
                                      <m:t>+</m:t>
                                    </m:r>
                                  </m:sup>
                                </m:sSup>
                              </m:den>
                            </m:f>
                            <m:ctrlPr>
                              <w:rPr>
                                <w:rFonts w:ascii="Cambria Math" w:eastAsia="Times New Roman" w:hAnsi="Cambria Math" w:cs="Calibri"/>
                                <w:color w:val="000000" w:themeColor="text1"/>
                                <w:lang w:val="en-GB" w:eastAsia="en-GB"/>
                              </w:rPr>
                            </m:ctrlPr>
                          </m:e>
                        </m:d>
                        <m:sSup>
                          <m:sSupPr>
                            <m:ctrlPr>
                              <w:rPr>
                                <w:rFonts w:ascii="Cambria Math" w:hAnsi="Cambria Math" w:cs="Calibri"/>
                                <w:color w:val="000000" w:themeColor="text1"/>
                              </w:rPr>
                            </m:ctrlPr>
                          </m:sSupPr>
                          <m:e>
                            <m:r>
                              <m:rPr>
                                <m:sty m:val="p"/>
                              </m:rPr>
                              <w:rPr>
                                <w:rFonts w:ascii="Cambria Math" w:hAnsi="Cambria Math" w:cs="Calibri"/>
                                <w:color w:val="000000" w:themeColor="text1"/>
                              </w:rPr>
                              <m:t>e</m:t>
                            </m:r>
                          </m:e>
                          <m:sup>
                            <m:sSub>
                              <m:sSubPr>
                                <m:ctrlPr>
                                  <w:rPr>
                                    <w:rFonts w:ascii="Cambria Math" w:eastAsia="Times New Roman" w:hAnsi="Cambria Math" w:cs="Calibri"/>
                                    <w:color w:val="000000" w:themeColor="text1"/>
                                    <w:lang w:val="en-GB" w:eastAsia="en-GB"/>
                                  </w:rPr>
                                </m:ctrlPr>
                              </m:sSubPr>
                              <m:e>
                                <m:r>
                                  <m:rPr>
                                    <m:sty m:val="p"/>
                                  </m:rPr>
                                  <w:rPr>
                                    <w:rFonts w:ascii="Cambria Math" w:hAnsi="Cambria Math" w:cs="Calibri"/>
                                    <w:color w:val="000000" w:themeColor="text1"/>
                                  </w:rPr>
                                  <m:t>-αx</m:t>
                                </m:r>
                                <m:ctrlPr>
                                  <w:rPr>
                                    <w:rFonts w:ascii="Cambria Math" w:hAnsi="Cambria Math" w:cs="Calibri"/>
                                    <w:color w:val="000000" w:themeColor="text1"/>
                                  </w:rPr>
                                </m:ctrlPr>
                              </m:e>
                              <m:sub>
                                <m:r>
                                  <m:rPr>
                                    <m:sty m:val="p"/>
                                  </m:rPr>
                                  <w:rPr>
                                    <w:rFonts w:ascii="Cambria Math" w:hAnsi="Cambria Math" w:cs="Calibri"/>
                                    <w:color w:val="000000" w:themeColor="text1"/>
                                  </w:rPr>
                                  <m:t>0</m:t>
                                </m:r>
                              </m:sub>
                            </m:sSub>
                          </m:sup>
                        </m:sSup>
                        <m:r>
                          <m:rPr>
                            <m:sty m:val="p"/>
                          </m:rPr>
                          <w:rPr>
                            <w:rFonts w:ascii="Cambria Math" w:hAnsi="Cambria Math" w:cs="Calibri"/>
                            <w:color w:val="000000" w:themeColor="text1"/>
                          </w:rPr>
                          <m:t>+</m:t>
                        </m:r>
                        <m:d>
                          <m:dPr>
                            <m:ctrlPr>
                              <w:rPr>
                                <w:rFonts w:ascii="Cambria Math" w:hAnsi="Cambria Math" w:cs="Calibri"/>
                                <w:color w:val="000000" w:themeColor="text1"/>
                              </w:rPr>
                            </m:ctrlPr>
                          </m:dPr>
                          <m:e>
                            <m:f>
                              <m:fPr>
                                <m:ctrlPr>
                                  <w:rPr>
                                    <w:rFonts w:ascii="Cambria Math" w:hAnsi="Cambria Math" w:cs="Calibri"/>
                                    <w:color w:val="000000" w:themeColor="text1"/>
                                    <w:lang w:eastAsia="en-GB"/>
                                  </w:rPr>
                                </m:ctrlPr>
                              </m:fPr>
                              <m:num>
                                <m:sSub>
                                  <m:sSubPr>
                                    <m:ctrlPr>
                                      <w:rPr>
                                        <w:rFonts w:ascii="Cambria Math" w:hAnsi="Cambria Math" w:cs="Calibri"/>
                                        <w:color w:val="000000" w:themeColor="text1"/>
                                      </w:rPr>
                                    </m:ctrlPr>
                                  </m:sSubPr>
                                  <m:e>
                                    <m:r>
                                      <m:rPr>
                                        <m:sty m:val="p"/>
                                      </m:rPr>
                                      <w:rPr>
                                        <w:rFonts w:ascii="Cambria Math" w:hAnsi="Cambria Math" w:cs="Calibri"/>
                                        <w:color w:val="000000" w:themeColor="text1"/>
                                      </w:rPr>
                                      <m:t>A</m:t>
                                    </m:r>
                                  </m:e>
                                  <m:sub>
                                    <m:r>
                                      <m:rPr>
                                        <m:sty m:val="p"/>
                                      </m:rPr>
                                      <w:rPr>
                                        <w:rFonts w:ascii="Cambria Math" w:hAnsi="Cambria Math" w:cs="Calibri"/>
                                        <w:color w:val="000000" w:themeColor="text1"/>
                                      </w:rPr>
                                      <m:t>0</m:t>
                                    </m:r>
                                  </m:sub>
                                </m:sSub>
                                <m:ctrlPr>
                                  <w:rPr>
                                    <w:rFonts w:ascii="Cambria Math" w:hAnsi="Cambria Math" w:cs="Calibri"/>
                                    <w:color w:val="000000" w:themeColor="text1"/>
                                  </w:rPr>
                                </m:ctrlPr>
                              </m:num>
                              <m:den>
                                <m:sSup>
                                  <m:sSupPr>
                                    <m:ctrlPr>
                                      <w:rPr>
                                        <w:rFonts w:ascii="Cambria Math" w:hAnsi="Cambria Math" w:cs="Calibri"/>
                                        <w:color w:val="000000" w:themeColor="text1"/>
                                      </w:rPr>
                                    </m:ctrlPr>
                                  </m:sSupPr>
                                  <m:e>
                                    <m:r>
                                      <m:rPr>
                                        <m:sty m:val="p"/>
                                      </m:rPr>
                                      <w:rPr>
                                        <w:rFonts w:ascii="Cambria Math" w:hAnsi="Cambria Math" w:cs="Calibri"/>
                                        <w:color w:val="000000" w:themeColor="text1"/>
                                      </w:rPr>
                                      <m:t>α</m:t>
                                    </m:r>
                                  </m:e>
                                  <m:sup>
                                    <m:r>
                                      <m:rPr>
                                        <m:sty m:val="p"/>
                                      </m:rPr>
                                      <w:rPr>
                                        <w:rFonts w:ascii="Cambria Math" w:hAnsi="Cambria Math" w:cs="Calibri"/>
                                        <w:color w:val="000000" w:themeColor="text1"/>
                                      </w:rPr>
                                      <m:t>+</m:t>
                                    </m:r>
                                  </m:sup>
                                </m:sSup>
                              </m:den>
                            </m:f>
                            <m:r>
                              <m:rPr>
                                <m:sty m:val="p"/>
                              </m:rPr>
                              <w:rPr>
                                <w:rFonts w:ascii="Cambria Math" w:hAnsi="Cambria Math" w:cs="Calibri"/>
                                <w:color w:val="000000" w:themeColor="text1"/>
                                <w:lang w:eastAsia="en-GB"/>
                              </w:rPr>
                              <m:t>-</m:t>
                            </m:r>
                            <m:f>
                              <m:fPr>
                                <m:ctrlPr>
                                  <w:rPr>
                                    <w:rFonts w:ascii="Cambria Math" w:eastAsia="Times New Roman" w:hAnsi="Cambria Math" w:cs="Calibri"/>
                                    <w:color w:val="000000" w:themeColor="text1"/>
                                    <w:lang w:val="en-GB" w:eastAsia="en-GB"/>
                                  </w:rPr>
                                </m:ctrlPr>
                              </m:fPr>
                              <m:num>
                                <m:r>
                                  <m:rPr>
                                    <m:sty m:val="p"/>
                                  </m:rPr>
                                  <w:rPr>
                                    <w:rFonts w:ascii="Cambria Math" w:hAnsi="Cambria Math" w:cs="Calibri"/>
                                    <w:color w:val="000000" w:themeColor="text1"/>
                                  </w:rPr>
                                  <m:t>1</m:t>
                                </m:r>
                                <m:ctrlPr>
                                  <w:rPr>
                                    <w:rFonts w:ascii="Cambria Math" w:hAnsi="Cambria Math" w:cs="Calibri"/>
                                    <w:color w:val="000000" w:themeColor="text1"/>
                                  </w:rPr>
                                </m:ctrlPr>
                              </m:num>
                              <m:den>
                                <m:sSup>
                                  <m:sSupPr>
                                    <m:ctrlPr>
                                      <w:rPr>
                                        <w:rFonts w:ascii="Cambria Math" w:hAnsi="Cambria Math" w:cs="Calibri"/>
                                        <w:color w:val="000000" w:themeColor="text1"/>
                                      </w:rPr>
                                    </m:ctrlPr>
                                  </m:sSupPr>
                                  <m:e>
                                    <m:r>
                                      <m:rPr>
                                        <m:sty m:val="p"/>
                                      </m:rPr>
                                      <w:rPr>
                                        <w:rFonts w:ascii="Cambria Math" w:hAnsi="Cambria Math" w:cs="Calibri"/>
                                        <w:color w:val="000000" w:themeColor="text1"/>
                                      </w:rPr>
                                      <m:t>α</m:t>
                                    </m:r>
                                  </m:e>
                                  <m:sup>
                                    <m:r>
                                      <m:rPr>
                                        <m:sty m:val="p"/>
                                      </m:rPr>
                                      <w:rPr>
                                        <w:rFonts w:ascii="Cambria Math" w:hAnsi="Cambria Math" w:cs="Calibri"/>
                                        <w:color w:val="000000" w:themeColor="text1"/>
                                      </w:rPr>
                                      <m:t>-</m:t>
                                    </m:r>
                                  </m:sup>
                                </m:sSup>
                              </m:den>
                            </m:f>
                            <m:ctrlPr>
                              <w:rPr>
                                <w:rFonts w:ascii="Cambria Math" w:hAnsi="Cambria Math" w:cs="Calibri"/>
                                <w:color w:val="000000" w:themeColor="text1"/>
                                <w:lang w:eastAsia="en-GB"/>
                              </w:rPr>
                            </m:ctrlPr>
                          </m:e>
                        </m:d>
                        <m:sSup>
                          <m:sSupPr>
                            <m:ctrlPr>
                              <w:rPr>
                                <w:rFonts w:ascii="Cambria Math" w:hAnsi="Cambria Math" w:cs="Calibri"/>
                                <w:color w:val="000000" w:themeColor="text1"/>
                              </w:rPr>
                            </m:ctrlPr>
                          </m:sSupPr>
                          <m:e>
                            <m:r>
                              <m:rPr>
                                <m:sty m:val="p"/>
                              </m:rPr>
                              <w:rPr>
                                <w:rFonts w:ascii="Cambria Math" w:hAnsi="Cambria Math" w:cs="Calibri"/>
                                <w:color w:val="000000" w:themeColor="text1"/>
                              </w:rPr>
                              <m:t>e</m:t>
                            </m:r>
                          </m:e>
                          <m:sup>
                            <m:r>
                              <m:rPr>
                                <m:sty m:val="p"/>
                              </m:rPr>
                              <w:rPr>
                                <w:rFonts w:ascii="Cambria Math" w:hAnsi="Cambria Math" w:cs="Calibri"/>
                                <w:color w:val="000000" w:themeColor="text1"/>
                              </w:rPr>
                              <m:t>-</m:t>
                            </m:r>
                            <m:f>
                              <m:fPr>
                                <m:ctrlPr>
                                  <w:rPr>
                                    <w:rFonts w:ascii="Cambria Math" w:hAnsi="Cambria Math" w:cs="Calibri"/>
                                    <w:color w:val="000000" w:themeColor="text1"/>
                                  </w:rPr>
                                </m:ctrlPr>
                              </m:fPr>
                              <m:num>
                                <m:sSub>
                                  <m:sSubPr>
                                    <m:ctrlPr>
                                      <w:rPr>
                                        <w:rFonts w:ascii="Cambria Math" w:hAnsi="Cambria Math" w:cs="Calibri"/>
                                        <w:color w:val="000000" w:themeColor="text1"/>
                                      </w:rPr>
                                    </m:ctrlPr>
                                  </m:sSubPr>
                                  <m:e>
                                    <m:r>
                                      <m:rPr>
                                        <m:sty m:val="p"/>
                                      </m:rPr>
                                      <w:rPr>
                                        <w:rFonts w:ascii="Cambria Math" w:hAnsi="Cambria Math" w:cs="Calibri"/>
                                        <w:color w:val="000000" w:themeColor="text1"/>
                                      </w:rPr>
                                      <m:t>x</m:t>
                                    </m:r>
                                  </m:e>
                                  <m:sub>
                                    <m:r>
                                      <m:rPr>
                                        <m:sty m:val="p"/>
                                      </m:rPr>
                                      <w:rPr>
                                        <w:rFonts w:ascii="Cambria Math" w:hAnsi="Cambria Math" w:cs="Calibri"/>
                                        <w:color w:val="000000" w:themeColor="text1"/>
                                      </w:rPr>
                                      <m:t>0</m:t>
                                    </m:r>
                                  </m:sub>
                                </m:sSub>
                              </m:num>
                              <m:den>
                                <m:sSub>
                                  <m:sSubPr>
                                    <m:ctrlPr>
                                      <w:rPr>
                                        <w:rFonts w:ascii="Cambria Math" w:hAnsi="Cambria Math" w:cs="Calibri"/>
                                        <w:color w:val="000000" w:themeColor="text1"/>
                                      </w:rPr>
                                    </m:ctrlPr>
                                  </m:sSubPr>
                                  <m:e>
                                    <m:r>
                                      <m:rPr>
                                        <m:sty m:val="p"/>
                                      </m:rPr>
                                      <w:rPr>
                                        <w:rFonts w:ascii="Cambria Math" w:hAnsi="Cambria Math" w:cs="Calibri"/>
                                        <w:color w:val="000000" w:themeColor="text1"/>
                                      </w:rPr>
                                      <m:t>L</m:t>
                                    </m:r>
                                  </m:e>
                                  <m:sub>
                                    <m:r>
                                      <m:rPr>
                                        <m:sty m:val="p"/>
                                      </m:rPr>
                                      <w:rPr>
                                        <w:rFonts w:ascii="Cambria Math" w:hAnsi="Cambria Math" w:cs="Calibri"/>
                                        <w:color w:val="000000" w:themeColor="text1"/>
                                      </w:rPr>
                                      <m:t>n</m:t>
                                    </m:r>
                                  </m:sub>
                                </m:sSub>
                              </m:den>
                            </m:f>
                          </m:sup>
                        </m:sSup>
                      </m:e>
                    </m:d>
                  </m:e>
                </m:d>
              </m:oMath>
            </m:oMathPara>
          </w:p>
          <w:p w14:paraId="413F59E8" w14:textId="77777777" w:rsidR="00221C2F" w:rsidRPr="00803481" w:rsidRDefault="00221C2F" w:rsidP="00781AE8">
            <w:pPr>
              <w:jc w:val="both"/>
              <w:rPr>
                <w:rFonts w:ascii="Calibri" w:hAnsi="Calibri" w:cs="Calibri"/>
                <w:color w:val="000000" w:themeColor="text1"/>
              </w:rPr>
            </w:pPr>
          </w:p>
        </w:tc>
        <w:tc>
          <w:tcPr>
            <w:tcW w:w="500" w:type="pct"/>
            <w:vAlign w:val="center"/>
          </w:tcPr>
          <w:p w14:paraId="3668F24C" w14:textId="78585B1C" w:rsidR="00221C2F" w:rsidRPr="00803481" w:rsidRDefault="00221C2F" w:rsidP="00781AE8">
            <w:pPr>
              <w:jc w:val="both"/>
              <w:rPr>
                <w:rFonts w:ascii="Calibri" w:hAnsi="Calibri" w:cs="Calibri"/>
                <w:color w:val="000000" w:themeColor="text1"/>
                <w:rtl/>
              </w:rPr>
            </w:pPr>
            <w:r w:rsidRPr="00803481">
              <w:rPr>
                <w:rFonts w:ascii="Calibri" w:hAnsi="Calibri" w:cs="Calibri"/>
                <w:color w:val="000000" w:themeColor="text1"/>
              </w:rPr>
              <w:t>(</w:t>
            </w:r>
            <w:r w:rsidRPr="00803481">
              <w:rPr>
                <w:rFonts w:ascii="Calibri" w:hAnsi="Calibri" w:cs="Calibri"/>
                <w:color w:val="000000" w:themeColor="text1"/>
              </w:rPr>
              <w:fldChar w:fldCharType="begin"/>
            </w:r>
            <w:r w:rsidRPr="00803481">
              <w:rPr>
                <w:rFonts w:ascii="Calibri" w:hAnsi="Calibri" w:cs="Calibri"/>
                <w:color w:val="000000" w:themeColor="text1"/>
              </w:rPr>
              <w:instrText xml:space="preserve"> SEQ Equation \* ARABIC </w:instrText>
            </w:r>
            <w:r w:rsidRPr="00803481">
              <w:rPr>
                <w:rFonts w:ascii="Calibri" w:hAnsi="Calibri" w:cs="Calibri"/>
                <w:color w:val="000000" w:themeColor="text1"/>
              </w:rPr>
              <w:fldChar w:fldCharType="separate"/>
            </w:r>
            <w:r w:rsidR="003C2E42" w:rsidRPr="00803481">
              <w:rPr>
                <w:rFonts w:ascii="Calibri" w:hAnsi="Calibri" w:cs="Calibri"/>
                <w:noProof/>
                <w:color w:val="000000" w:themeColor="text1"/>
              </w:rPr>
              <w:t>10</w:t>
            </w:r>
            <w:r w:rsidRPr="00803481">
              <w:rPr>
                <w:rFonts w:ascii="Calibri" w:hAnsi="Calibri" w:cs="Calibri"/>
                <w:color w:val="000000" w:themeColor="text1"/>
              </w:rPr>
              <w:fldChar w:fldCharType="end"/>
            </w:r>
            <w:r w:rsidRPr="00803481">
              <w:rPr>
                <w:rFonts w:ascii="Calibri" w:hAnsi="Calibri" w:cs="Calibri"/>
                <w:color w:val="000000" w:themeColor="text1"/>
              </w:rPr>
              <w:t>)</w:t>
            </w:r>
          </w:p>
        </w:tc>
      </w:tr>
    </w:tbl>
    <w:p w14:paraId="4BD3C66A" w14:textId="77777777" w:rsidR="00221C2F" w:rsidRPr="00803481" w:rsidRDefault="00221C2F" w:rsidP="00221C2F">
      <w:pPr>
        <w:jc w:val="both"/>
        <w:rPr>
          <w:rFonts w:ascii="Calibri" w:eastAsia="Times New Roman" w:hAnsi="Calibri" w:cs="Calibri"/>
          <w:color w:val="000000" w:themeColor="text1"/>
          <w:lang w:eastAsia="en-GB"/>
        </w:rPr>
      </w:pPr>
      <w:r w:rsidRPr="00803481">
        <w:rPr>
          <w:rFonts w:ascii="Calibri" w:hAnsi="Calibri" w:cs="Calibri"/>
          <w:color w:val="000000" w:themeColor="text1"/>
        </w:rPr>
        <w:t xml:space="preserve">Where </w:t>
      </w:r>
      <m:oMath>
        <m:sSup>
          <m:sSupPr>
            <m:ctrlPr>
              <w:rPr>
                <w:rFonts w:ascii="Cambria Math" w:hAnsi="Cambria Math" w:cs="Calibri"/>
                <w:color w:val="000000" w:themeColor="text1"/>
              </w:rPr>
            </m:ctrlPr>
          </m:sSupPr>
          <m:e>
            <m:r>
              <m:rPr>
                <m:sty m:val="p"/>
              </m:rPr>
              <w:rPr>
                <w:rFonts w:ascii="Cambria Math" w:hAnsi="Cambria Math" w:cs="Calibri"/>
                <w:color w:val="000000" w:themeColor="text1"/>
              </w:rPr>
              <m:t>α</m:t>
            </m:r>
          </m:e>
          <m:sup>
            <m:r>
              <m:rPr>
                <m:sty m:val="p"/>
              </m:rPr>
              <w:rPr>
                <w:rFonts w:ascii="Cambria Math" w:hAnsi="Cambria Math" w:cs="Calibri"/>
                <w:color w:val="000000" w:themeColor="text1"/>
              </w:rPr>
              <m:t>-</m:t>
            </m:r>
          </m:sup>
        </m:sSup>
        <m:r>
          <m:rPr>
            <m:sty m:val="p"/>
          </m:rPr>
          <w:rPr>
            <w:rFonts w:ascii="Cambria Math" w:hAnsi="Cambria Math" w:cs="Calibri"/>
            <w:color w:val="000000" w:themeColor="text1"/>
          </w:rPr>
          <m:t>=</m:t>
        </m:r>
        <m:f>
          <m:fPr>
            <m:ctrlPr>
              <w:rPr>
                <w:rFonts w:ascii="Cambria Math" w:hAnsi="Cambria Math" w:cs="Calibri"/>
                <w:color w:val="000000" w:themeColor="text1"/>
              </w:rPr>
            </m:ctrlPr>
          </m:fPr>
          <m:num>
            <m:r>
              <m:rPr>
                <m:sty m:val="p"/>
              </m:rPr>
              <w:rPr>
                <w:rFonts w:ascii="Cambria Math" w:hAnsi="Cambria Math" w:cs="Calibri"/>
                <w:color w:val="000000" w:themeColor="text1"/>
              </w:rPr>
              <m:t>1-α</m:t>
            </m:r>
            <m:sSub>
              <m:sSubPr>
                <m:ctrlPr>
                  <w:rPr>
                    <w:rFonts w:ascii="Cambria Math" w:hAnsi="Cambria Math" w:cs="Calibri"/>
                    <w:color w:val="000000" w:themeColor="text1"/>
                  </w:rPr>
                </m:ctrlPr>
              </m:sSubPr>
              <m:e>
                <m:r>
                  <m:rPr>
                    <m:sty m:val="p"/>
                  </m:rPr>
                  <w:rPr>
                    <w:rFonts w:ascii="Cambria Math" w:hAnsi="Cambria Math" w:cs="Calibri"/>
                    <w:color w:val="000000" w:themeColor="text1"/>
                  </w:rPr>
                  <m:t>L</m:t>
                </m:r>
              </m:e>
              <m:sub>
                <m:r>
                  <m:rPr>
                    <m:sty m:val="p"/>
                  </m:rPr>
                  <w:rPr>
                    <w:rFonts w:ascii="Cambria Math" w:hAnsi="Cambria Math" w:cs="Calibri"/>
                    <w:color w:val="000000" w:themeColor="text1"/>
                  </w:rPr>
                  <m:t>n</m:t>
                </m:r>
              </m:sub>
            </m:sSub>
          </m:num>
          <m:den>
            <m:sSub>
              <m:sSubPr>
                <m:ctrlPr>
                  <w:rPr>
                    <w:rFonts w:ascii="Cambria Math" w:hAnsi="Cambria Math" w:cs="Calibri"/>
                    <w:color w:val="000000" w:themeColor="text1"/>
                  </w:rPr>
                </m:ctrlPr>
              </m:sSubPr>
              <m:e>
                <m:r>
                  <m:rPr>
                    <m:sty m:val="p"/>
                  </m:rPr>
                  <w:rPr>
                    <w:rFonts w:ascii="Cambria Math" w:hAnsi="Cambria Math" w:cs="Calibri"/>
                    <w:color w:val="000000" w:themeColor="text1"/>
                  </w:rPr>
                  <m:t>L</m:t>
                </m:r>
              </m:e>
              <m:sub>
                <m:r>
                  <m:rPr>
                    <m:sty m:val="p"/>
                  </m:rPr>
                  <w:rPr>
                    <w:rFonts w:ascii="Cambria Math" w:hAnsi="Cambria Math" w:cs="Calibri"/>
                    <w:color w:val="000000" w:themeColor="text1"/>
                  </w:rPr>
                  <m:t>n</m:t>
                </m:r>
              </m:sub>
            </m:sSub>
          </m:den>
        </m:f>
      </m:oMath>
      <w:r w:rsidRPr="00803481">
        <w:rPr>
          <w:rFonts w:ascii="Calibri" w:hAnsi="Calibri" w:cs="Calibri"/>
          <w:color w:val="000000" w:themeColor="text1"/>
        </w:rPr>
        <w:t xml:space="preserve">, </w:t>
      </w:r>
      <m:oMath>
        <m:sSup>
          <m:sSupPr>
            <m:ctrlPr>
              <w:rPr>
                <w:rFonts w:ascii="Cambria Math" w:hAnsi="Cambria Math" w:cs="Calibri"/>
                <w:color w:val="000000" w:themeColor="text1"/>
              </w:rPr>
            </m:ctrlPr>
          </m:sSupPr>
          <m:e>
            <m:r>
              <m:rPr>
                <m:sty m:val="p"/>
              </m:rPr>
              <w:rPr>
                <w:rFonts w:ascii="Cambria Math" w:hAnsi="Cambria Math" w:cs="Calibri"/>
                <w:color w:val="000000" w:themeColor="text1"/>
              </w:rPr>
              <m:t>α</m:t>
            </m:r>
          </m:e>
          <m:sup>
            <m:r>
              <m:rPr>
                <m:sty m:val="p"/>
              </m:rPr>
              <w:rPr>
                <w:rFonts w:ascii="Cambria Math" w:hAnsi="Cambria Math" w:cs="Calibri"/>
                <w:color w:val="000000" w:themeColor="text1"/>
              </w:rPr>
              <m:t>+</m:t>
            </m:r>
          </m:sup>
        </m:sSup>
        <m:r>
          <m:rPr>
            <m:sty m:val="p"/>
          </m:rPr>
          <w:rPr>
            <w:rFonts w:ascii="Cambria Math" w:hAnsi="Cambria Math" w:cs="Calibri"/>
            <w:color w:val="000000" w:themeColor="text1"/>
          </w:rPr>
          <m:t>=</m:t>
        </m:r>
        <m:f>
          <m:fPr>
            <m:ctrlPr>
              <w:rPr>
                <w:rFonts w:ascii="Cambria Math" w:hAnsi="Cambria Math" w:cs="Calibri"/>
                <w:color w:val="000000" w:themeColor="text1"/>
              </w:rPr>
            </m:ctrlPr>
          </m:fPr>
          <m:num>
            <m:r>
              <m:rPr>
                <m:sty m:val="p"/>
              </m:rPr>
              <w:rPr>
                <w:rFonts w:ascii="Cambria Math" w:hAnsi="Cambria Math" w:cs="Calibri"/>
                <w:color w:val="000000" w:themeColor="text1"/>
              </w:rPr>
              <m:t>1+α</m:t>
            </m:r>
            <m:sSub>
              <m:sSubPr>
                <m:ctrlPr>
                  <w:rPr>
                    <w:rFonts w:ascii="Cambria Math" w:hAnsi="Cambria Math" w:cs="Calibri"/>
                    <w:color w:val="000000" w:themeColor="text1"/>
                  </w:rPr>
                </m:ctrlPr>
              </m:sSubPr>
              <m:e>
                <m:r>
                  <m:rPr>
                    <m:sty m:val="p"/>
                  </m:rPr>
                  <w:rPr>
                    <w:rFonts w:ascii="Cambria Math" w:hAnsi="Cambria Math" w:cs="Calibri"/>
                    <w:color w:val="000000" w:themeColor="text1"/>
                  </w:rPr>
                  <m:t>L</m:t>
                </m:r>
              </m:e>
              <m:sub>
                <m:r>
                  <m:rPr>
                    <m:sty m:val="p"/>
                  </m:rPr>
                  <w:rPr>
                    <w:rFonts w:ascii="Cambria Math" w:hAnsi="Cambria Math" w:cs="Calibri"/>
                    <w:color w:val="000000" w:themeColor="text1"/>
                  </w:rPr>
                  <m:t>n</m:t>
                </m:r>
              </m:sub>
            </m:sSub>
          </m:num>
          <m:den>
            <m:sSub>
              <m:sSubPr>
                <m:ctrlPr>
                  <w:rPr>
                    <w:rFonts w:ascii="Cambria Math" w:hAnsi="Cambria Math" w:cs="Calibri"/>
                    <w:color w:val="000000" w:themeColor="text1"/>
                  </w:rPr>
                </m:ctrlPr>
              </m:sSubPr>
              <m:e>
                <m:r>
                  <m:rPr>
                    <m:sty m:val="p"/>
                  </m:rPr>
                  <w:rPr>
                    <w:rFonts w:ascii="Cambria Math" w:hAnsi="Cambria Math" w:cs="Calibri"/>
                    <w:color w:val="000000" w:themeColor="text1"/>
                  </w:rPr>
                  <m:t>L</m:t>
                </m:r>
              </m:e>
              <m:sub>
                <m:r>
                  <m:rPr>
                    <m:sty m:val="p"/>
                  </m:rPr>
                  <w:rPr>
                    <w:rFonts w:ascii="Cambria Math" w:hAnsi="Cambria Math" w:cs="Calibri"/>
                    <w:color w:val="000000" w:themeColor="text1"/>
                  </w:rPr>
                  <m:t>n</m:t>
                </m:r>
              </m:sub>
            </m:sSub>
          </m:den>
        </m:f>
      </m:oMath>
      <w:r w:rsidRPr="00803481">
        <w:rPr>
          <w:rFonts w:ascii="Calibri" w:hAnsi="Calibri" w:cs="Calibri"/>
          <w:color w:val="000000" w:themeColor="text1"/>
        </w:rPr>
        <w:t xml:space="preserve">, and </w:t>
      </w:r>
      <w:r w:rsidRPr="00803481">
        <w:rPr>
          <w:rFonts w:ascii="Calibri" w:eastAsia="Times New Roman" w:hAnsi="Calibri" w:cs="Calibri"/>
          <w:color w:val="000000" w:themeColor="text1"/>
          <w:lang w:eastAsia="en-GB"/>
        </w:rPr>
        <w:t xml:space="preserve"> </w:t>
      </w:r>
      <m:oMath>
        <m:r>
          <m:rPr>
            <m:sty m:val="p"/>
          </m:rPr>
          <w:rPr>
            <w:rFonts w:ascii="Cambria Math" w:eastAsia="Times New Roman" w:hAnsi="Cambria Math" w:cs="Calibri"/>
            <w:color w:val="000000" w:themeColor="text1"/>
            <w:lang w:eastAsia="en-GB"/>
          </w:rPr>
          <m:t>K=</m:t>
        </m:r>
        <m:f>
          <m:fPr>
            <m:ctrlPr>
              <w:rPr>
                <w:rFonts w:ascii="Cambria Math" w:eastAsia="Times New Roman" w:hAnsi="Cambria Math" w:cs="Calibri"/>
                <w:color w:val="000000" w:themeColor="text1"/>
                <w:lang w:eastAsia="en-GB"/>
              </w:rPr>
            </m:ctrlPr>
          </m:fPr>
          <m:num>
            <m:r>
              <m:rPr>
                <m:sty m:val="p"/>
              </m:rPr>
              <w:rPr>
                <w:rFonts w:ascii="Cambria Math" w:hAnsi="Cambria Math" w:cs="Calibri"/>
                <w:color w:val="000000" w:themeColor="text1"/>
              </w:rPr>
              <m:t>T</m:t>
            </m:r>
            <m:sSup>
              <m:sSupPr>
                <m:ctrlPr>
                  <w:rPr>
                    <w:rFonts w:ascii="Cambria Math" w:hAnsi="Cambria Math" w:cs="Calibri"/>
                    <w:color w:val="000000" w:themeColor="text1"/>
                  </w:rPr>
                </m:ctrlPr>
              </m:sSupPr>
              <m:e>
                <m:r>
                  <m:rPr>
                    <m:sty m:val="p"/>
                  </m:rPr>
                  <w:rPr>
                    <w:rFonts w:ascii="Cambria Math" w:hAnsi="Cambria Math" w:cs="Calibri"/>
                    <w:color w:val="000000" w:themeColor="text1"/>
                  </w:rPr>
                  <m:t>B</m:t>
                </m:r>
              </m:e>
              <m:sup>
                <m:r>
                  <m:rPr>
                    <m:sty m:val="p"/>
                  </m:rPr>
                  <w:rPr>
                    <w:rFonts w:ascii="Cambria Math" w:hAnsi="Cambria Math" w:cs="Calibri"/>
                    <w:color w:val="000000" w:themeColor="text1"/>
                  </w:rPr>
                  <m:t>'</m:t>
                </m:r>
              </m:sup>
            </m:sSup>
            <m:d>
              <m:dPr>
                <m:ctrlPr>
                  <w:rPr>
                    <w:rFonts w:ascii="Cambria Math" w:hAnsi="Cambria Math" w:cs="Calibri"/>
                    <w:color w:val="000000" w:themeColor="text1"/>
                    <w:lang w:eastAsia="en-GB"/>
                  </w:rPr>
                </m:ctrlPr>
              </m:dPr>
              <m:e>
                <m:r>
                  <m:rPr>
                    <m:sty m:val="p"/>
                  </m:rPr>
                  <w:rPr>
                    <w:rFonts w:ascii="Cambria Math" w:hAnsi="Cambria Math" w:cs="Calibri"/>
                    <w:color w:val="000000" w:themeColor="text1"/>
                  </w:rPr>
                  <m:t>E</m:t>
                </m:r>
              </m:e>
            </m:d>
            <m:sSub>
              <m:sSubPr>
                <m:ctrlPr>
                  <w:rPr>
                    <w:rFonts w:ascii="Cambria Math" w:hAnsi="Cambria Math" w:cs="Calibri"/>
                    <w:color w:val="000000" w:themeColor="text1"/>
                  </w:rPr>
                </m:ctrlPr>
              </m:sSubPr>
              <m:e>
                <m:r>
                  <m:rPr>
                    <m:sty m:val="p"/>
                  </m:rPr>
                  <w:rPr>
                    <w:rFonts w:ascii="Cambria Math" w:hAnsi="Cambria Math" w:cs="Calibri"/>
                    <w:color w:val="000000" w:themeColor="text1"/>
                  </w:rPr>
                  <m:t>p</m:t>
                </m:r>
              </m:e>
              <m:sub>
                <m:r>
                  <m:rPr>
                    <m:sty m:val="p"/>
                  </m:rPr>
                  <w:rPr>
                    <w:rFonts w:ascii="Cambria Math" w:hAnsi="Cambria Math" w:cs="Calibri"/>
                    <w:color w:val="000000" w:themeColor="text1"/>
                  </w:rPr>
                  <m:t>0</m:t>
                </m:r>
              </m:sub>
            </m:sSub>
            <m:sSub>
              <m:sSubPr>
                <m:ctrlPr>
                  <w:rPr>
                    <w:rFonts w:ascii="Cambria Math" w:hAnsi="Cambria Math" w:cs="Calibri"/>
                    <w:color w:val="000000" w:themeColor="text1"/>
                  </w:rPr>
                </m:ctrlPr>
              </m:sSubPr>
              <m:e>
                <m:r>
                  <m:rPr>
                    <m:sty m:val="p"/>
                  </m:rPr>
                  <w:rPr>
                    <w:rFonts w:ascii="Cambria Math" w:hAnsi="Cambria Math" w:cs="Calibri"/>
                    <w:color w:val="000000" w:themeColor="text1"/>
                  </w:rPr>
                  <m:t>L</m:t>
                </m:r>
              </m:e>
              <m:sub>
                <m:r>
                  <m:rPr>
                    <m:sty m:val="p"/>
                  </m:rPr>
                  <w:rPr>
                    <w:rFonts w:ascii="Cambria Math" w:hAnsi="Cambria Math" w:cs="Calibri"/>
                    <w:color w:val="000000" w:themeColor="text1"/>
                  </w:rPr>
                  <m:t>n</m:t>
                </m:r>
              </m:sub>
            </m:sSub>
            <m:sSub>
              <m:sSubPr>
                <m:ctrlPr>
                  <w:rPr>
                    <w:rFonts w:ascii="Cambria Math" w:hAnsi="Cambria Math" w:cs="Calibri"/>
                    <w:color w:val="000000" w:themeColor="text1"/>
                  </w:rPr>
                </m:ctrlPr>
              </m:sSubPr>
              <m:e>
                <m:r>
                  <m:rPr>
                    <m:sty m:val="p"/>
                  </m:rPr>
                  <w:rPr>
                    <w:rFonts w:ascii="Cambria Math" w:hAnsi="Cambria Math" w:cs="Calibri"/>
                    <w:color w:val="000000" w:themeColor="text1"/>
                  </w:rPr>
                  <m:t>G</m:t>
                </m:r>
              </m:e>
              <m:sub>
                <m:r>
                  <m:rPr>
                    <m:sty m:val="p"/>
                  </m:rPr>
                  <w:rPr>
                    <w:rFonts w:ascii="Cambria Math" w:hAnsi="Cambria Math" w:cs="Calibri"/>
                    <w:color w:val="000000" w:themeColor="text1"/>
                  </w:rPr>
                  <m:t>0</m:t>
                </m:r>
              </m:sub>
            </m:sSub>
            <m:d>
              <m:dPr>
                <m:ctrlPr>
                  <w:rPr>
                    <w:rFonts w:ascii="Cambria Math" w:hAnsi="Cambria Math" w:cs="Calibri"/>
                    <w:color w:val="000000" w:themeColor="text1"/>
                  </w:rPr>
                </m:ctrlPr>
              </m:dPr>
              <m:e>
                <m:r>
                  <m:rPr>
                    <m:sty m:val="p"/>
                  </m:rPr>
                  <w:rPr>
                    <w:rFonts w:ascii="Cambria Math" w:hAnsi="Cambria Math" w:cs="Calibri"/>
                    <w:color w:val="000000" w:themeColor="text1"/>
                  </w:rPr>
                  <m:t>1-</m:t>
                </m:r>
                <m:func>
                  <m:funcPr>
                    <m:ctrlPr>
                      <w:rPr>
                        <w:rFonts w:ascii="Cambria Math" w:hAnsi="Cambria Math" w:cs="Calibri"/>
                        <w:color w:val="000000" w:themeColor="text1"/>
                        <w:lang w:eastAsia="en-GB"/>
                      </w:rPr>
                    </m:ctrlPr>
                  </m:funcPr>
                  <m:fName>
                    <m:r>
                      <m:rPr>
                        <m:sty m:val="p"/>
                      </m:rPr>
                      <w:rPr>
                        <w:rFonts w:ascii="Cambria Math" w:hAnsi="Cambria Math" w:cs="Calibri"/>
                        <w:color w:val="000000" w:themeColor="text1"/>
                      </w:rPr>
                      <m:t>cos</m:t>
                    </m:r>
                  </m:fName>
                  <m:e>
                    <m:d>
                      <m:dPr>
                        <m:ctrlPr>
                          <w:rPr>
                            <w:rFonts w:ascii="Cambria Math" w:hAnsi="Cambria Math" w:cs="Calibri"/>
                            <w:color w:val="000000" w:themeColor="text1"/>
                            <w:lang w:eastAsia="en-GB"/>
                          </w:rPr>
                        </m:ctrlPr>
                      </m:dPr>
                      <m:e>
                        <m:sSub>
                          <m:sSubPr>
                            <m:ctrlPr>
                              <w:rPr>
                                <w:rFonts w:ascii="Cambria Math" w:hAnsi="Cambria Math" w:cs="Calibri"/>
                                <w:color w:val="000000" w:themeColor="text1"/>
                                <w:lang w:eastAsia="en-GB"/>
                              </w:rPr>
                            </m:ctrlPr>
                          </m:sSubPr>
                          <m:e>
                            <m:r>
                              <m:rPr>
                                <m:sty m:val="p"/>
                              </m:rPr>
                              <w:rPr>
                                <w:rFonts w:ascii="Cambria Math" w:hAnsi="Cambria Math" w:cs="Calibri"/>
                                <w:color w:val="000000" w:themeColor="text1"/>
                              </w:rPr>
                              <m:t>θ</m:t>
                            </m:r>
                          </m:e>
                          <m:sub>
                            <m:r>
                              <m:rPr>
                                <m:sty m:val="p"/>
                              </m:rPr>
                              <w:rPr>
                                <w:rFonts w:ascii="Cambria Math" w:hAnsi="Cambria Math" w:cs="Calibri"/>
                                <w:color w:val="000000" w:themeColor="text1"/>
                              </w:rPr>
                              <m:t>c</m:t>
                            </m:r>
                          </m:sub>
                        </m:sSub>
                      </m:e>
                    </m:d>
                  </m:e>
                </m:func>
                <m:ctrlPr>
                  <w:rPr>
                    <w:rFonts w:ascii="Cambria Math" w:hAnsi="Cambria Math" w:cs="Calibri"/>
                    <w:color w:val="000000" w:themeColor="text1"/>
                    <w:lang w:eastAsia="en-GB"/>
                  </w:rPr>
                </m:ctrlPr>
              </m:e>
            </m:d>
            <m:ctrlPr>
              <w:rPr>
                <w:rFonts w:ascii="Cambria Math" w:hAnsi="Cambria Math" w:cs="Calibri"/>
                <w:color w:val="000000" w:themeColor="text1"/>
              </w:rPr>
            </m:ctrlPr>
          </m:num>
          <m:den>
            <m:r>
              <m:rPr>
                <m:sty m:val="p"/>
              </m:rPr>
              <w:rPr>
                <w:rFonts w:ascii="Cambria Math" w:hAnsi="Cambria Math" w:cs="Calibri"/>
                <w:color w:val="000000" w:themeColor="text1"/>
              </w:rPr>
              <m:t>4D</m:t>
            </m:r>
          </m:den>
        </m:f>
      </m:oMath>
      <w:r w:rsidRPr="00803481">
        <w:rPr>
          <w:rFonts w:ascii="Calibri" w:eastAsia="Times New Roman" w:hAnsi="Calibri" w:cs="Calibri"/>
          <w:color w:val="000000" w:themeColor="text1"/>
          <w:lang w:eastAsia="en-GB"/>
        </w:rPr>
        <w:t xml:space="preserve"> .</w:t>
      </w:r>
    </w:p>
    <w:p w14:paraId="166FC0FA" w14:textId="3F5DD154" w:rsidR="00221C2F" w:rsidRPr="00803481" w:rsidRDefault="00221C2F" w:rsidP="00221C2F">
      <w:pPr>
        <w:jc w:val="both"/>
        <w:rPr>
          <w:rFonts w:ascii="Calibri" w:hAnsi="Calibri" w:cs="Calibri"/>
          <w:color w:val="000000" w:themeColor="text1"/>
        </w:rPr>
      </w:pPr>
      <w:r w:rsidRPr="00803481">
        <w:rPr>
          <w:rFonts w:ascii="Calibri" w:hAnsi="Calibri" w:cs="Calibri"/>
          <w:color w:val="000000" w:themeColor="text1"/>
        </w:rPr>
        <w:t xml:space="preserve">The spatially resolved ELE is </w:t>
      </w:r>
      <m:oMath>
        <m:sSub>
          <m:sSubPr>
            <m:ctrlPr>
              <w:rPr>
                <w:rFonts w:ascii="Cambria Math" w:hAnsi="Cambria Math" w:cs="Calibri"/>
                <w:color w:val="000000" w:themeColor="text1"/>
              </w:rPr>
            </m:ctrlPr>
          </m:sSubPr>
          <m:e>
            <m:r>
              <m:rPr>
                <m:sty m:val="p"/>
              </m:rPr>
              <w:rPr>
                <w:rFonts w:ascii="Cambria Math" w:hAnsi="Cambria Math" w:cs="Calibri"/>
                <w:color w:val="000000" w:themeColor="text1"/>
              </w:rPr>
              <m:t>S</m:t>
            </m:r>
          </m:e>
          <m:sub>
            <m:r>
              <m:rPr>
                <m:sty m:val="p"/>
              </m:rPr>
              <w:rPr>
                <w:rFonts w:ascii="Cambria Math" w:hAnsi="Cambria Math" w:cs="Calibri"/>
                <w:color w:val="000000" w:themeColor="text1"/>
              </w:rPr>
              <m:t>p</m:t>
            </m:r>
          </m:sub>
        </m:sSub>
        <m:d>
          <m:dPr>
            <m:ctrlPr>
              <w:rPr>
                <w:rFonts w:ascii="Cambria Math" w:hAnsi="Cambria Math" w:cs="Calibri"/>
                <w:color w:val="000000" w:themeColor="text1"/>
              </w:rPr>
            </m:ctrlPr>
          </m:dPr>
          <m:e>
            <m:sSub>
              <m:sSubPr>
                <m:ctrlPr>
                  <w:rPr>
                    <w:rFonts w:ascii="Cambria Math" w:hAnsi="Cambria Math" w:cs="Calibri"/>
                    <w:color w:val="000000" w:themeColor="text1"/>
                  </w:rPr>
                </m:ctrlPr>
              </m:sSubPr>
              <m:e>
                <m:r>
                  <m:rPr>
                    <m:sty m:val="p"/>
                  </m:rPr>
                  <w:rPr>
                    <w:rFonts w:ascii="Cambria Math" w:hAnsi="Cambria Math" w:cs="Calibri"/>
                    <w:color w:val="000000" w:themeColor="text1"/>
                  </w:rPr>
                  <m:t>x</m:t>
                </m:r>
              </m:e>
              <m:sub>
                <m:r>
                  <m:rPr>
                    <m:sty m:val="p"/>
                  </m:rPr>
                  <w:rPr>
                    <w:rFonts w:ascii="Cambria Math" w:hAnsi="Cambria Math" w:cs="Calibri"/>
                    <w:color w:val="000000" w:themeColor="text1"/>
                  </w:rPr>
                  <m:t>0</m:t>
                </m:r>
              </m:sub>
            </m:sSub>
            <m:r>
              <m:rPr>
                <m:sty m:val="p"/>
              </m:rPr>
              <w:rPr>
                <w:rFonts w:ascii="Cambria Math" w:hAnsi="Cambria Math" w:cs="Calibri"/>
                <w:color w:val="000000" w:themeColor="text1"/>
              </w:rPr>
              <m:t>,E</m:t>
            </m:r>
          </m:e>
        </m:d>
        <m:r>
          <m:rPr>
            <m:sty m:val="p"/>
          </m:rPr>
          <w:rPr>
            <w:rFonts w:ascii="Cambria Math" w:hAnsi="Cambria Math" w:cs="Calibri"/>
            <w:color w:val="000000" w:themeColor="text1"/>
          </w:rPr>
          <m:t>=</m:t>
        </m:r>
        <m:f>
          <m:fPr>
            <m:ctrlPr>
              <w:rPr>
                <w:rFonts w:ascii="Cambria Math" w:hAnsi="Cambria Math" w:cs="Calibri"/>
                <w:color w:val="000000" w:themeColor="text1"/>
              </w:rPr>
            </m:ctrlPr>
          </m:fPr>
          <m:num>
            <m:r>
              <m:rPr>
                <m:sty m:val="p"/>
              </m:rPr>
              <w:rPr>
                <w:rFonts w:ascii="Cambria Math" w:hAnsi="Cambria Math" w:cs="Calibri"/>
                <w:color w:val="000000" w:themeColor="text1"/>
              </w:rPr>
              <m:t>Φ</m:t>
            </m:r>
            <m:d>
              <m:dPr>
                <m:ctrlPr>
                  <w:rPr>
                    <w:rFonts w:ascii="Cambria Math" w:hAnsi="Cambria Math" w:cs="Calibri"/>
                    <w:color w:val="000000" w:themeColor="text1"/>
                  </w:rPr>
                </m:ctrlPr>
              </m:dPr>
              <m:e>
                <m:sSub>
                  <m:sSubPr>
                    <m:ctrlPr>
                      <w:rPr>
                        <w:rFonts w:ascii="Cambria Math" w:hAnsi="Cambria Math" w:cs="Calibri"/>
                        <w:color w:val="000000" w:themeColor="text1"/>
                      </w:rPr>
                    </m:ctrlPr>
                  </m:sSubPr>
                  <m:e>
                    <m:r>
                      <m:rPr>
                        <m:sty m:val="p"/>
                      </m:rPr>
                      <w:rPr>
                        <w:rFonts w:ascii="Cambria Math" w:hAnsi="Cambria Math" w:cs="Calibri"/>
                        <w:color w:val="000000" w:themeColor="text1"/>
                      </w:rPr>
                      <m:t>x</m:t>
                    </m:r>
                  </m:e>
                  <m:sub>
                    <m:r>
                      <m:rPr>
                        <m:sty m:val="p"/>
                      </m:rPr>
                      <w:rPr>
                        <w:rFonts w:ascii="Cambria Math" w:hAnsi="Cambria Math" w:cs="Calibri"/>
                        <w:color w:val="000000" w:themeColor="text1"/>
                      </w:rPr>
                      <m:t>0</m:t>
                    </m:r>
                  </m:sub>
                </m:sSub>
                <m:r>
                  <m:rPr>
                    <m:sty m:val="p"/>
                  </m:rPr>
                  <w:rPr>
                    <w:rFonts w:ascii="Cambria Math" w:hAnsi="Cambria Math" w:cs="Calibri"/>
                    <w:color w:val="000000" w:themeColor="text1"/>
                  </w:rPr>
                  <m:t>,E</m:t>
                </m:r>
              </m:e>
            </m:d>
          </m:num>
          <m:den>
            <m:sSub>
              <m:sSubPr>
                <m:ctrlPr>
                  <w:rPr>
                    <w:rFonts w:ascii="Cambria Math" w:hAnsi="Cambria Math" w:cs="Calibri"/>
                    <w:color w:val="000000" w:themeColor="text1"/>
                  </w:rPr>
                </m:ctrlPr>
              </m:sSubPr>
              <m:e>
                <m:r>
                  <m:rPr>
                    <m:sty m:val="p"/>
                  </m:rPr>
                  <w:rPr>
                    <w:rFonts w:ascii="Cambria Math" w:hAnsi="Cambria Math" w:cs="Calibri"/>
                    <w:color w:val="000000" w:themeColor="text1"/>
                  </w:rPr>
                  <m:t>G</m:t>
                </m:r>
              </m:e>
              <m:sub>
                <m:r>
                  <m:rPr>
                    <m:sty m:val="p"/>
                  </m:rPr>
                  <w:rPr>
                    <w:rFonts w:ascii="Cambria Math" w:hAnsi="Cambria Math" w:cs="Calibri"/>
                    <w:color w:val="000000" w:themeColor="text1"/>
                  </w:rPr>
                  <m:t>0</m:t>
                </m:r>
              </m:sub>
            </m:sSub>
          </m:den>
        </m:f>
      </m:oMath>
      <w:r w:rsidRPr="00803481">
        <w:rPr>
          <w:rFonts w:ascii="Calibri" w:hAnsi="Calibri" w:cs="Calibri"/>
          <w:color w:val="000000" w:themeColor="text1"/>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
        <w:gridCol w:w="6912"/>
        <w:gridCol w:w="864"/>
      </w:tblGrid>
      <w:tr w:rsidR="00221C2F" w:rsidRPr="00803481" w14:paraId="6DF6F337" w14:textId="77777777" w:rsidTr="00781AE8">
        <w:tc>
          <w:tcPr>
            <w:tcW w:w="500" w:type="pct"/>
          </w:tcPr>
          <w:p w14:paraId="584B02F2" w14:textId="77777777" w:rsidR="00221C2F" w:rsidRPr="00803481" w:rsidRDefault="00221C2F" w:rsidP="00781AE8">
            <w:pPr>
              <w:jc w:val="both"/>
              <w:rPr>
                <w:rFonts w:ascii="Calibri" w:hAnsi="Calibri" w:cs="Calibri"/>
                <w:color w:val="000000" w:themeColor="text1"/>
              </w:rPr>
            </w:pPr>
            <w:bookmarkStart w:id="45" w:name="_Hlk168298986"/>
          </w:p>
        </w:tc>
        <w:tc>
          <w:tcPr>
            <w:tcW w:w="4000" w:type="pct"/>
            <w:vAlign w:val="center"/>
          </w:tcPr>
          <w:p w14:paraId="50BCECBB" w14:textId="77777777" w:rsidR="00221C2F" w:rsidRPr="00803481" w:rsidRDefault="00000000" w:rsidP="00781AE8">
            <w:pPr>
              <w:jc w:val="both"/>
              <w:rPr>
                <w:rFonts w:ascii="Calibri" w:hAnsi="Calibri" w:cs="Calibri"/>
                <w:color w:val="000000" w:themeColor="text1"/>
              </w:rPr>
            </w:pPr>
            <m:oMathPara>
              <m:oMath>
                <m:sSub>
                  <m:sSubPr>
                    <m:ctrlPr>
                      <w:rPr>
                        <w:rFonts w:ascii="Cambria Math" w:hAnsi="Cambria Math" w:cs="Calibri"/>
                        <w:color w:val="000000" w:themeColor="text1"/>
                      </w:rPr>
                    </m:ctrlPr>
                  </m:sSubPr>
                  <m:e>
                    <m:r>
                      <m:rPr>
                        <m:sty m:val="p"/>
                      </m:rPr>
                      <w:rPr>
                        <w:rFonts w:ascii="Cambria Math" w:hAnsi="Cambria Math" w:cs="Calibri"/>
                        <w:color w:val="000000" w:themeColor="text1"/>
                      </w:rPr>
                      <m:t>S</m:t>
                    </m:r>
                  </m:e>
                  <m:sub>
                    <m:r>
                      <m:rPr>
                        <m:sty m:val="p"/>
                      </m:rPr>
                      <w:rPr>
                        <w:rFonts w:ascii="Cambria Math" w:hAnsi="Cambria Math" w:cs="Calibri"/>
                        <w:color w:val="000000" w:themeColor="text1"/>
                      </w:rPr>
                      <m:t>p</m:t>
                    </m:r>
                  </m:sub>
                </m:sSub>
                <m:d>
                  <m:dPr>
                    <m:ctrlPr>
                      <w:rPr>
                        <w:rFonts w:ascii="Cambria Math" w:hAnsi="Cambria Math" w:cs="Calibri"/>
                        <w:color w:val="000000" w:themeColor="text1"/>
                      </w:rPr>
                    </m:ctrlPr>
                  </m:dPr>
                  <m:e>
                    <m:sSub>
                      <m:sSubPr>
                        <m:ctrlPr>
                          <w:rPr>
                            <w:rFonts w:ascii="Cambria Math" w:hAnsi="Cambria Math" w:cs="Calibri"/>
                            <w:color w:val="000000" w:themeColor="text1"/>
                          </w:rPr>
                        </m:ctrlPr>
                      </m:sSubPr>
                      <m:e>
                        <m:r>
                          <m:rPr>
                            <m:sty m:val="p"/>
                          </m:rPr>
                          <w:rPr>
                            <w:rFonts w:ascii="Cambria Math" w:hAnsi="Cambria Math" w:cs="Calibri"/>
                            <w:color w:val="000000" w:themeColor="text1"/>
                          </w:rPr>
                          <m:t>x</m:t>
                        </m:r>
                      </m:e>
                      <m:sub>
                        <m:r>
                          <m:rPr>
                            <m:sty m:val="p"/>
                          </m:rPr>
                          <w:rPr>
                            <w:rFonts w:ascii="Cambria Math" w:hAnsi="Cambria Math" w:cs="Calibri"/>
                            <w:color w:val="000000" w:themeColor="text1"/>
                          </w:rPr>
                          <m:t>0</m:t>
                        </m:r>
                      </m:sub>
                    </m:sSub>
                    <m:r>
                      <m:rPr>
                        <m:sty m:val="p"/>
                      </m:rPr>
                      <w:rPr>
                        <w:rFonts w:ascii="Cambria Math" w:hAnsi="Cambria Math" w:cs="Calibri"/>
                        <w:color w:val="000000" w:themeColor="text1"/>
                      </w:rPr>
                      <m:t>,E</m:t>
                    </m:r>
                  </m:e>
                </m:d>
                <m:r>
                  <m:rPr>
                    <m:sty m:val="p"/>
                  </m:rPr>
                  <w:rPr>
                    <w:rFonts w:ascii="Cambria Math" w:hAnsi="Cambria Math" w:cs="Calibri"/>
                    <w:color w:val="000000" w:themeColor="text1"/>
                  </w:rPr>
                  <m:t>=</m:t>
                </m:r>
                <m:sSub>
                  <m:sSubPr>
                    <m:ctrlPr>
                      <w:rPr>
                        <w:rFonts w:ascii="Cambria Math" w:hAnsi="Cambria Math" w:cs="Calibri"/>
                        <w:color w:val="000000" w:themeColor="text1"/>
                      </w:rPr>
                    </m:ctrlPr>
                  </m:sSubPr>
                  <m:e>
                    <m:r>
                      <m:rPr>
                        <m:sty m:val="p"/>
                      </m:rPr>
                      <w:rPr>
                        <w:rFonts w:ascii="Cambria Math" w:hAnsi="Cambria Math" w:cs="Calibri"/>
                        <w:color w:val="000000" w:themeColor="text1"/>
                      </w:rPr>
                      <m:t>K</m:t>
                    </m:r>
                  </m:e>
                  <m:sub>
                    <m:r>
                      <m:rPr>
                        <m:sty m:val="p"/>
                      </m:rPr>
                      <w:rPr>
                        <w:rFonts w:ascii="Cambria Math" w:hAnsi="Cambria Math" w:cs="Calibri"/>
                        <w:color w:val="000000" w:themeColor="text1"/>
                      </w:rPr>
                      <m:t>1</m:t>
                    </m:r>
                  </m:sub>
                </m:sSub>
                <m:d>
                  <m:dPr>
                    <m:ctrlPr>
                      <w:rPr>
                        <w:rFonts w:ascii="Cambria Math" w:hAnsi="Cambria Math" w:cs="Calibri"/>
                        <w:color w:val="000000" w:themeColor="text1"/>
                      </w:rPr>
                    </m:ctrlPr>
                  </m:dPr>
                  <m:e>
                    <m:r>
                      <m:rPr>
                        <m:sty m:val="p"/>
                      </m:rPr>
                      <w:rPr>
                        <w:rFonts w:ascii="Cambria Math" w:hAnsi="Cambria Math" w:cs="Calibri"/>
                        <w:color w:val="000000" w:themeColor="text1"/>
                      </w:rPr>
                      <m:t>2</m:t>
                    </m:r>
                    <m:sSup>
                      <m:sSupPr>
                        <m:ctrlPr>
                          <w:rPr>
                            <w:rFonts w:ascii="Cambria Math" w:hAnsi="Cambria Math" w:cs="Calibri"/>
                            <w:color w:val="000000" w:themeColor="text1"/>
                          </w:rPr>
                        </m:ctrlPr>
                      </m:sSupPr>
                      <m:e>
                        <m:r>
                          <m:rPr>
                            <m:sty m:val="p"/>
                          </m:rPr>
                          <w:rPr>
                            <w:rFonts w:ascii="Cambria Math" w:hAnsi="Cambria Math" w:cs="Calibri"/>
                            <w:color w:val="000000" w:themeColor="text1"/>
                          </w:rPr>
                          <m:t>e</m:t>
                        </m:r>
                      </m:e>
                      <m:sup>
                        <m:sSub>
                          <m:sSubPr>
                            <m:ctrlPr>
                              <w:rPr>
                                <w:rFonts w:ascii="Cambria Math" w:hAnsi="Cambria Math" w:cs="Calibri"/>
                                <w:color w:val="000000" w:themeColor="text1"/>
                              </w:rPr>
                            </m:ctrlPr>
                          </m:sSubPr>
                          <m:e>
                            <m:r>
                              <m:rPr>
                                <m:sty m:val="p"/>
                              </m:rPr>
                              <w:rPr>
                                <w:rFonts w:ascii="Cambria Math" w:hAnsi="Cambria Math" w:cs="Calibri"/>
                                <w:color w:val="000000" w:themeColor="text1"/>
                              </w:rPr>
                              <m:t>-αx</m:t>
                            </m:r>
                          </m:e>
                          <m:sub>
                            <m:r>
                              <m:rPr>
                                <m:sty m:val="p"/>
                              </m:rPr>
                              <w:rPr>
                                <w:rFonts w:ascii="Cambria Math" w:hAnsi="Cambria Math" w:cs="Calibri"/>
                                <w:color w:val="000000" w:themeColor="text1"/>
                              </w:rPr>
                              <m:t>0</m:t>
                            </m:r>
                          </m:sub>
                        </m:sSub>
                      </m:sup>
                    </m:sSup>
                    <m:r>
                      <m:rPr>
                        <m:sty m:val="p"/>
                      </m:rPr>
                      <w:rPr>
                        <w:rFonts w:ascii="Cambria Math" w:hAnsi="Cambria Math" w:cs="Calibri"/>
                        <w:color w:val="000000" w:themeColor="text1"/>
                      </w:rPr>
                      <m:t>+</m:t>
                    </m:r>
                    <m:sSub>
                      <m:sSubPr>
                        <m:ctrlPr>
                          <w:rPr>
                            <w:rFonts w:ascii="Cambria Math" w:hAnsi="Cambria Math" w:cs="Calibri"/>
                            <w:color w:val="000000" w:themeColor="text1"/>
                          </w:rPr>
                        </m:ctrlPr>
                      </m:sSubPr>
                      <m:e>
                        <m:r>
                          <m:rPr>
                            <m:sty m:val="p"/>
                          </m:rPr>
                          <w:rPr>
                            <w:rFonts w:ascii="Cambria Math" w:hAnsi="Cambria Math" w:cs="Calibri"/>
                            <w:color w:val="000000" w:themeColor="text1"/>
                          </w:rPr>
                          <m:t>A</m:t>
                        </m:r>
                      </m:e>
                      <m:sub>
                        <m:r>
                          <m:rPr>
                            <m:sty m:val="p"/>
                          </m:rPr>
                          <w:rPr>
                            <w:rFonts w:ascii="Cambria Math" w:hAnsi="Cambria Math" w:cs="Calibri"/>
                            <w:color w:val="000000" w:themeColor="text1"/>
                          </w:rPr>
                          <m:t>1</m:t>
                        </m:r>
                      </m:sub>
                    </m:sSub>
                    <m:sSup>
                      <m:sSupPr>
                        <m:ctrlPr>
                          <w:rPr>
                            <w:rFonts w:ascii="Cambria Math" w:hAnsi="Cambria Math" w:cs="Calibri"/>
                            <w:color w:val="000000" w:themeColor="text1"/>
                          </w:rPr>
                        </m:ctrlPr>
                      </m:sSupPr>
                      <m:e>
                        <m:r>
                          <m:rPr>
                            <m:sty m:val="p"/>
                          </m:rPr>
                          <w:rPr>
                            <w:rFonts w:ascii="Cambria Math" w:hAnsi="Cambria Math" w:cs="Calibri"/>
                            <w:color w:val="000000" w:themeColor="text1"/>
                          </w:rPr>
                          <m:t>e</m:t>
                        </m:r>
                      </m:e>
                      <m:sup>
                        <m:r>
                          <m:rPr>
                            <m:sty m:val="p"/>
                          </m:rPr>
                          <w:rPr>
                            <w:rFonts w:ascii="Cambria Math" w:hAnsi="Cambria Math" w:cs="Calibri"/>
                            <w:color w:val="000000" w:themeColor="text1"/>
                          </w:rPr>
                          <m:t>-</m:t>
                        </m:r>
                        <m:f>
                          <m:fPr>
                            <m:ctrlPr>
                              <w:rPr>
                                <w:rFonts w:ascii="Cambria Math" w:hAnsi="Cambria Math" w:cs="Calibri"/>
                                <w:color w:val="000000" w:themeColor="text1"/>
                              </w:rPr>
                            </m:ctrlPr>
                          </m:fPr>
                          <m:num>
                            <m:sSub>
                              <m:sSubPr>
                                <m:ctrlPr>
                                  <w:rPr>
                                    <w:rFonts w:ascii="Cambria Math" w:hAnsi="Cambria Math" w:cs="Calibri"/>
                                    <w:color w:val="000000" w:themeColor="text1"/>
                                  </w:rPr>
                                </m:ctrlPr>
                              </m:sSubPr>
                              <m:e>
                                <m:r>
                                  <m:rPr>
                                    <m:sty m:val="p"/>
                                  </m:rPr>
                                  <w:rPr>
                                    <w:rFonts w:ascii="Cambria Math" w:hAnsi="Cambria Math" w:cs="Calibri"/>
                                    <w:color w:val="000000" w:themeColor="text1"/>
                                  </w:rPr>
                                  <m:t>x</m:t>
                                </m:r>
                              </m:e>
                              <m:sub>
                                <m:r>
                                  <m:rPr>
                                    <m:sty m:val="p"/>
                                  </m:rPr>
                                  <w:rPr>
                                    <w:rFonts w:ascii="Cambria Math" w:hAnsi="Cambria Math" w:cs="Calibri"/>
                                    <w:color w:val="000000" w:themeColor="text1"/>
                                  </w:rPr>
                                  <m:t>0</m:t>
                                </m:r>
                              </m:sub>
                            </m:sSub>
                          </m:num>
                          <m:den>
                            <m:sSub>
                              <m:sSubPr>
                                <m:ctrlPr>
                                  <w:rPr>
                                    <w:rFonts w:ascii="Cambria Math" w:hAnsi="Cambria Math" w:cs="Calibri"/>
                                    <w:color w:val="000000" w:themeColor="text1"/>
                                  </w:rPr>
                                </m:ctrlPr>
                              </m:sSubPr>
                              <m:e>
                                <m:r>
                                  <m:rPr>
                                    <m:sty m:val="p"/>
                                  </m:rPr>
                                  <w:rPr>
                                    <w:rFonts w:ascii="Cambria Math" w:hAnsi="Cambria Math" w:cs="Calibri"/>
                                    <w:color w:val="000000" w:themeColor="text1"/>
                                  </w:rPr>
                                  <m:t>L</m:t>
                                </m:r>
                              </m:e>
                              <m:sub>
                                <m:r>
                                  <m:rPr>
                                    <m:sty m:val="p"/>
                                  </m:rPr>
                                  <w:rPr>
                                    <w:rFonts w:ascii="Cambria Math" w:hAnsi="Cambria Math" w:cs="Calibri"/>
                                    <w:color w:val="000000" w:themeColor="text1"/>
                                  </w:rPr>
                                  <m:t>n</m:t>
                                </m:r>
                              </m:sub>
                            </m:sSub>
                          </m:den>
                        </m:f>
                      </m:sup>
                    </m:sSup>
                  </m:e>
                </m:d>
              </m:oMath>
            </m:oMathPara>
          </w:p>
          <w:p w14:paraId="7AD2B492" w14:textId="77777777" w:rsidR="00221C2F" w:rsidRPr="00803481" w:rsidRDefault="00221C2F" w:rsidP="00781AE8">
            <w:pPr>
              <w:jc w:val="both"/>
              <w:rPr>
                <w:rFonts w:ascii="Calibri" w:hAnsi="Calibri" w:cs="Calibri"/>
                <w:color w:val="000000" w:themeColor="text1"/>
              </w:rPr>
            </w:pPr>
          </w:p>
        </w:tc>
        <w:tc>
          <w:tcPr>
            <w:tcW w:w="500" w:type="pct"/>
            <w:vAlign w:val="center"/>
          </w:tcPr>
          <w:p w14:paraId="006641CD" w14:textId="78F33282" w:rsidR="00221C2F" w:rsidRPr="00803481" w:rsidRDefault="00221C2F" w:rsidP="00781AE8">
            <w:pPr>
              <w:jc w:val="both"/>
              <w:rPr>
                <w:rFonts w:ascii="Calibri" w:hAnsi="Calibri" w:cs="Calibri"/>
                <w:color w:val="000000" w:themeColor="text1"/>
                <w:rtl/>
              </w:rPr>
            </w:pPr>
            <w:r w:rsidRPr="00803481">
              <w:rPr>
                <w:rFonts w:ascii="Calibri" w:hAnsi="Calibri" w:cs="Calibri"/>
                <w:color w:val="000000" w:themeColor="text1"/>
              </w:rPr>
              <w:t>(</w:t>
            </w:r>
            <w:r w:rsidRPr="00803481">
              <w:rPr>
                <w:rFonts w:ascii="Calibri" w:hAnsi="Calibri" w:cs="Calibri"/>
                <w:color w:val="000000" w:themeColor="text1"/>
              </w:rPr>
              <w:fldChar w:fldCharType="begin"/>
            </w:r>
            <w:r w:rsidRPr="00803481">
              <w:rPr>
                <w:rFonts w:ascii="Calibri" w:hAnsi="Calibri" w:cs="Calibri"/>
                <w:color w:val="000000" w:themeColor="text1"/>
              </w:rPr>
              <w:instrText xml:space="preserve"> SEQ Equation \* ARABIC </w:instrText>
            </w:r>
            <w:r w:rsidRPr="00803481">
              <w:rPr>
                <w:rFonts w:ascii="Calibri" w:hAnsi="Calibri" w:cs="Calibri"/>
                <w:color w:val="000000" w:themeColor="text1"/>
              </w:rPr>
              <w:fldChar w:fldCharType="separate"/>
            </w:r>
            <w:r w:rsidR="003C2E42" w:rsidRPr="00803481">
              <w:rPr>
                <w:rFonts w:ascii="Calibri" w:hAnsi="Calibri" w:cs="Calibri"/>
                <w:noProof/>
                <w:color w:val="000000" w:themeColor="text1"/>
              </w:rPr>
              <w:t>11</w:t>
            </w:r>
            <w:r w:rsidRPr="00803481">
              <w:rPr>
                <w:rFonts w:ascii="Calibri" w:hAnsi="Calibri" w:cs="Calibri"/>
                <w:color w:val="000000" w:themeColor="text1"/>
              </w:rPr>
              <w:fldChar w:fldCharType="end"/>
            </w:r>
            <w:r w:rsidRPr="00803481">
              <w:rPr>
                <w:rFonts w:ascii="Calibri" w:hAnsi="Calibri" w:cs="Calibri"/>
                <w:color w:val="000000" w:themeColor="text1"/>
              </w:rPr>
              <w:t>)</w:t>
            </w:r>
          </w:p>
        </w:tc>
      </w:tr>
    </w:tbl>
    <w:bookmarkEnd w:id="45"/>
    <w:p w14:paraId="35DD8975" w14:textId="77777777" w:rsidR="00221C2F" w:rsidRPr="00803481" w:rsidRDefault="00221C2F" w:rsidP="00221C2F">
      <w:pPr>
        <w:jc w:val="both"/>
        <w:rPr>
          <w:rFonts w:ascii="Calibri" w:hAnsi="Calibri" w:cs="Calibri"/>
          <w:color w:val="000000" w:themeColor="text1"/>
        </w:rPr>
      </w:pPr>
      <w:r w:rsidRPr="00803481">
        <w:rPr>
          <w:rFonts w:ascii="Calibri" w:hAnsi="Calibri" w:cs="Calibri"/>
          <w:color w:val="000000" w:themeColor="text1"/>
        </w:rPr>
        <w:t>Noting: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
        <w:gridCol w:w="6912"/>
        <w:gridCol w:w="864"/>
      </w:tblGrid>
      <w:tr w:rsidR="00221C2F" w:rsidRPr="00803481" w14:paraId="53300E08" w14:textId="77777777" w:rsidTr="00781AE8">
        <w:tc>
          <w:tcPr>
            <w:tcW w:w="500" w:type="pct"/>
          </w:tcPr>
          <w:p w14:paraId="0EEF14C4" w14:textId="77777777" w:rsidR="00221C2F" w:rsidRPr="00803481" w:rsidRDefault="00221C2F" w:rsidP="00781AE8">
            <w:pPr>
              <w:jc w:val="both"/>
              <w:rPr>
                <w:rFonts w:ascii="Calibri" w:hAnsi="Calibri" w:cs="Calibri"/>
                <w:color w:val="000000" w:themeColor="text1"/>
              </w:rPr>
            </w:pPr>
          </w:p>
        </w:tc>
        <w:tc>
          <w:tcPr>
            <w:tcW w:w="4000" w:type="pct"/>
            <w:vAlign w:val="center"/>
          </w:tcPr>
          <w:p w14:paraId="04FC4CB8" w14:textId="77777777" w:rsidR="00221C2F" w:rsidRPr="00803481" w:rsidRDefault="00000000" w:rsidP="00781AE8">
            <w:pPr>
              <w:jc w:val="both"/>
              <w:rPr>
                <w:rFonts w:ascii="Calibri" w:hAnsi="Calibri" w:cs="Calibri"/>
                <w:color w:val="000000" w:themeColor="text1"/>
              </w:rPr>
            </w:pPr>
            <m:oMathPara>
              <m:oMath>
                <m:sSub>
                  <m:sSubPr>
                    <m:ctrlPr>
                      <w:rPr>
                        <w:rFonts w:ascii="Cambria Math" w:hAnsi="Cambria Math" w:cs="Calibri"/>
                        <w:color w:val="000000" w:themeColor="text1"/>
                      </w:rPr>
                    </m:ctrlPr>
                  </m:sSubPr>
                  <m:e>
                    <m:r>
                      <m:rPr>
                        <m:sty m:val="p"/>
                      </m:rPr>
                      <w:rPr>
                        <w:rFonts w:ascii="Cambria Math" w:hAnsi="Cambria Math" w:cs="Calibri"/>
                        <w:color w:val="000000" w:themeColor="text1"/>
                      </w:rPr>
                      <m:t>A</m:t>
                    </m:r>
                  </m:e>
                  <m:sub>
                    <m:r>
                      <m:rPr>
                        <m:sty m:val="p"/>
                      </m:rPr>
                      <w:rPr>
                        <w:rFonts w:ascii="Cambria Math" w:hAnsi="Cambria Math" w:cs="Calibri"/>
                        <w:color w:val="000000" w:themeColor="text1"/>
                      </w:rPr>
                      <m:t>1</m:t>
                    </m:r>
                  </m:sub>
                </m:sSub>
                <m:r>
                  <m:rPr>
                    <m:sty m:val="p"/>
                  </m:rPr>
                  <w:rPr>
                    <w:rFonts w:ascii="Cambria Math" w:hAnsi="Cambria Math" w:cs="Calibri"/>
                    <w:color w:val="000000" w:themeColor="text1"/>
                  </w:rPr>
                  <m:t>=</m:t>
                </m:r>
                <m:d>
                  <m:dPr>
                    <m:ctrlPr>
                      <w:rPr>
                        <w:rFonts w:ascii="Cambria Math" w:eastAsia="Times New Roman" w:hAnsi="Cambria Math" w:cs="Calibri"/>
                        <w:color w:val="000000" w:themeColor="text1"/>
                        <w:lang w:val="en-GB" w:eastAsia="en-GB"/>
                      </w:rPr>
                    </m:ctrlPr>
                  </m:dPr>
                  <m:e>
                    <m:d>
                      <m:dPr>
                        <m:ctrlPr>
                          <w:rPr>
                            <w:rFonts w:ascii="Cambria Math" w:eastAsia="Times New Roman" w:hAnsi="Cambria Math" w:cs="Calibri"/>
                            <w:color w:val="000000" w:themeColor="text1"/>
                            <w:lang w:val="en-GB" w:eastAsia="en-GB"/>
                          </w:rPr>
                        </m:ctrlPr>
                      </m:dPr>
                      <m:e>
                        <m:sSub>
                          <m:sSubPr>
                            <m:ctrlPr>
                              <w:rPr>
                                <w:rFonts w:ascii="Cambria Math" w:eastAsia="Times New Roman" w:hAnsi="Cambria Math" w:cs="Calibri"/>
                                <w:color w:val="000000" w:themeColor="text1"/>
                                <w:lang w:val="en-GB" w:eastAsia="en-GB"/>
                              </w:rPr>
                            </m:ctrlPr>
                          </m:sSubPr>
                          <m:e>
                            <m:r>
                              <m:rPr>
                                <m:sty m:val="p"/>
                              </m:rPr>
                              <w:rPr>
                                <w:rFonts w:ascii="Cambria Math" w:hAnsi="Cambria Math" w:cs="Calibri"/>
                                <w:color w:val="000000" w:themeColor="text1"/>
                              </w:rPr>
                              <m:t>A</m:t>
                            </m:r>
                            <m:ctrlPr>
                              <w:rPr>
                                <w:rFonts w:ascii="Cambria Math" w:hAnsi="Cambria Math" w:cs="Calibri"/>
                                <w:color w:val="000000" w:themeColor="text1"/>
                              </w:rPr>
                            </m:ctrlPr>
                          </m:e>
                          <m:sub>
                            <m:r>
                              <m:rPr>
                                <m:sty m:val="p"/>
                              </m:rPr>
                              <w:rPr>
                                <w:rFonts w:ascii="Cambria Math" w:hAnsi="Cambria Math" w:cs="Calibri"/>
                                <w:color w:val="000000" w:themeColor="text1"/>
                              </w:rPr>
                              <m:t>0</m:t>
                            </m:r>
                          </m:sub>
                        </m:sSub>
                        <m:r>
                          <m:rPr>
                            <m:sty m:val="p"/>
                          </m:rPr>
                          <w:rPr>
                            <w:rFonts w:ascii="Cambria Math" w:hAnsi="Cambria Math" w:cs="Calibri"/>
                            <w:color w:val="000000" w:themeColor="text1"/>
                          </w:rPr>
                          <m:t>-1</m:t>
                        </m:r>
                      </m:e>
                    </m:d>
                    <m:r>
                      <m:rPr>
                        <m:sty m:val="p"/>
                      </m:rPr>
                      <w:rPr>
                        <w:rFonts w:ascii="Cambria Math" w:hAnsi="Cambria Math" w:cs="Calibri"/>
                        <w:color w:val="000000" w:themeColor="text1"/>
                      </w:rPr>
                      <m:t>-</m:t>
                    </m:r>
                    <m:sSub>
                      <m:sSubPr>
                        <m:ctrlPr>
                          <w:rPr>
                            <w:rFonts w:ascii="Cambria Math" w:hAnsi="Cambria Math" w:cs="Calibri"/>
                            <w:color w:val="000000" w:themeColor="text1"/>
                          </w:rPr>
                        </m:ctrlPr>
                      </m:sSubPr>
                      <m:e>
                        <m:r>
                          <m:rPr>
                            <m:sty m:val="p"/>
                          </m:rPr>
                          <w:rPr>
                            <w:rFonts w:ascii="Cambria Math" w:hAnsi="Cambria Math" w:cs="Calibri"/>
                            <w:color w:val="000000" w:themeColor="text1"/>
                          </w:rPr>
                          <m:t>L</m:t>
                        </m:r>
                      </m:e>
                      <m:sub>
                        <m:r>
                          <m:rPr>
                            <m:sty m:val="p"/>
                          </m:rPr>
                          <w:rPr>
                            <w:rFonts w:ascii="Cambria Math" w:hAnsi="Cambria Math" w:cs="Calibri"/>
                            <w:color w:val="000000" w:themeColor="text1"/>
                          </w:rPr>
                          <m:t>n</m:t>
                        </m:r>
                      </m:sub>
                    </m:sSub>
                    <m:r>
                      <m:rPr>
                        <m:sty m:val="p"/>
                      </m:rPr>
                      <w:rPr>
                        <w:rFonts w:ascii="Cambria Math" w:hAnsi="Cambria Math" w:cs="Calibri"/>
                        <w:color w:val="000000" w:themeColor="text1"/>
                      </w:rPr>
                      <m:t>α</m:t>
                    </m:r>
                    <m:d>
                      <m:dPr>
                        <m:ctrlPr>
                          <w:rPr>
                            <w:rFonts w:ascii="Cambria Math" w:eastAsia="Times New Roman" w:hAnsi="Cambria Math" w:cs="Calibri"/>
                            <w:color w:val="000000" w:themeColor="text1"/>
                            <w:lang w:val="en-GB" w:eastAsia="en-GB"/>
                          </w:rPr>
                        </m:ctrlPr>
                      </m:dPr>
                      <m:e>
                        <m:sSub>
                          <m:sSubPr>
                            <m:ctrlPr>
                              <w:rPr>
                                <w:rFonts w:ascii="Cambria Math" w:eastAsia="Times New Roman" w:hAnsi="Cambria Math" w:cs="Calibri"/>
                                <w:color w:val="000000" w:themeColor="text1"/>
                                <w:lang w:val="en-GB" w:eastAsia="en-GB"/>
                              </w:rPr>
                            </m:ctrlPr>
                          </m:sSubPr>
                          <m:e>
                            <m:r>
                              <m:rPr>
                                <m:sty m:val="p"/>
                              </m:rPr>
                              <w:rPr>
                                <w:rFonts w:ascii="Cambria Math" w:hAnsi="Cambria Math" w:cs="Calibri"/>
                                <w:color w:val="000000" w:themeColor="text1"/>
                              </w:rPr>
                              <m:t>A</m:t>
                            </m:r>
                          </m:e>
                          <m:sub>
                            <m:r>
                              <m:rPr>
                                <m:sty m:val="p"/>
                              </m:rPr>
                              <w:rPr>
                                <w:rFonts w:ascii="Cambria Math" w:hAnsi="Cambria Math" w:cs="Calibri"/>
                                <w:color w:val="000000" w:themeColor="text1"/>
                              </w:rPr>
                              <m:t>0</m:t>
                            </m:r>
                          </m:sub>
                        </m:sSub>
                        <m:r>
                          <m:rPr>
                            <m:sty m:val="p"/>
                          </m:rPr>
                          <w:rPr>
                            <w:rFonts w:ascii="Cambria Math" w:hAnsi="Cambria Math" w:cs="Calibri"/>
                            <w:color w:val="000000" w:themeColor="text1"/>
                          </w:rPr>
                          <m:t>+1</m:t>
                        </m:r>
                      </m:e>
                    </m:d>
                  </m:e>
                </m:d>
              </m:oMath>
            </m:oMathPara>
          </w:p>
        </w:tc>
        <w:tc>
          <w:tcPr>
            <w:tcW w:w="500" w:type="pct"/>
            <w:vAlign w:val="center"/>
          </w:tcPr>
          <w:p w14:paraId="5E17D415" w14:textId="6B9C14F9" w:rsidR="00221C2F" w:rsidRPr="00803481" w:rsidRDefault="00221C2F" w:rsidP="00781AE8">
            <w:pPr>
              <w:jc w:val="both"/>
              <w:rPr>
                <w:rFonts w:ascii="Calibri" w:hAnsi="Calibri" w:cs="Calibri"/>
                <w:color w:val="000000" w:themeColor="text1"/>
                <w:rtl/>
              </w:rPr>
            </w:pPr>
            <w:bookmarkStart w:id="46" w:name="_Ref237862100"/>
            <w:r w:rsidRPr="00803481">
              <w:rPr>
                <w:rFonts w:ascii="Calibri" w:hAnsi="Calibri" w:cs="Calibri"/>
                <w:color w:val="000000" w:themeColor="text1"/>
              </w:rPr>
              <w:t>(</w:t>
            </w:r>
            <w:r w:rsidRPr="00803481">
              <w:rPr>
                <w:rFonts w:ascii="Calibri" w:hAnsi="Calibri" w:cs="Calibri"/>
                <w:color w:val="000000" w:themeColor="text1"/>
              </w:rPr>
              <w:fldChar w:fldCharType="begin"/>
            </w:r>
            <w:r w:rsidRPr="00803481">
              <w:rPr>
                <w:rFonts w:ascii="Calibri" w:hAnsi="Calibri" w:cs="Calibri"/>
                <w:color w:val="000000" w:themeColor="text1"/>
              </w:rPr>
              <w:instrText xml:space="preserve"> SEQ Equation \* ARABIC </w:instrText>
            </w:r>
            <w:r w:rsidRPr="00803481">
              <w:rPr>
                <w:rFonts w:ascii="Calibri" w:hAnsi="Calibri" w:cs="Calibri"/>
                <w:color w:val="000000" w:themeColor="text1"/>
              </w:rPr>
              <w:fldChar w:fldCharType="separate"/>
            </w:r>
            <w:r w:rsidR="003C2E42" w:rsidRPr="00803481">
              <w:rPr>
                <w:rFonts w:ascii="Calibri" w:hAnsi="Calibri" w:cs="Calibri"/>
                <w:noProof/>
                <w:color w:val="000000" w:themeColor="text1"/>
              </w:rPr>
              <w:t>12</w:t>
            </w:r>
            <w:r w:rsidRPr="00803481">
              <w:rPr>
                <w:rFonts w:ascii="Calibri" w:hAnsi="Calibri" w:cs="Calibri"/>
                <w:color w:val="000000" w:themeColor="text1"/>
              </w:rPr>
              <w:fldChar w:fldCharType="end"/>
            </w:r>
            <w:bookmarkEnd w:id="46"/>
            <w:r w:rsidRPr="00803481">
              <w:rPr>
                <w:rFonts w:ascii="Calibri" w:hAnsi="Calibri" w:cs="Calibri"/>
                <w:color w:val="000000" w:themeColor="text1"/>
              </w:rPr>
              <w:t>)</w:t>
            </w:r>
          </w:p>
        </w:tc>
      </w:tr>
    </w:tbl>
    <w:p w14:paraId="75973207" w14:textId="77777777" w:rsidR="00221C2F" w:rsidRPr="00803481" w:rsidRDefault="00221C2F" w:rsidP="00221C2F">
      <w:pPr>
        <w:jc w:val="both"/>
        <w:rPr>
          <w:rFonts w:ascii="Calibri" w:hAnsi="Calibri" w:cs="Calibri"/>
          <w:color w:val="000000" w:themeColor="text1"/>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
        <w:gridCol w:w="6912"/>
        <w:gridCol w:w="864"/>
      </w:tblGrid>
      <w:tr w:rsidR="00221C2F" w:rsidRPr="00803481" w14:paraId="061AB4D2" w14:textId="77777777" w:rsidTr="00781AE8">
        <w:tc>
          <w:tcPr>
            <w:tcW w:w="500" w:type="pct"/>
          </w:tcPr>
          <w:p w14:paraId="446730AD" w14:textId="77777777" w:rsidR="00221C2F" w:rsidRPr="00803481" w:rsidRDefault="00221C2F" w:rsidP="00781AE8">
            <w:pPr>
              <w:jc w:val="both"/>
              <w:rPr>
                <w:rFonts w:ascii="Calibri" w:hAnsi="Calibri" w:cs="Calibri"/>
                <w:color w:val="000000" w:themeColor="text1"/>
              </w:rPr>
            </w:pPr>
          </w:p>
        </w:tc>
        <w:tc>
          <w:tcPr>
            <w:tcW w:w="4000" w:type="pct"/>
            <w:vAlign w:val="center"/>
          </w:tcPr>
          <w:p w14:paraId="45C33989" w14:textId="77777777" w:rsidR="00221C2F" w:rsidRPr="00803481" w:rsidRDefault="00000000" w:rsidP="00781AE8">
            <w:pPr>
              <w:jc w:val="both"/>
              <w:rPr>
                <w:rFonts w:ascii="Calibri" w:eastAsia="Times New Roman" w:hAnsi="Calibri" w:cs="Calibri"/>
                <w:color w:val="000000" w:themeColor="text1"/>
                <w:lang w:eastAsia="en-GB"/>
              </w:rPr>
            </w:pPr>
            <m:oMathPara>
              <m:oMath>
                <m:sSub>
                  <m:sSubPr>
                    <m:ctrlPr>
                      <w:rPr>
                        <w:rFonts w:ascii="Cambria Math" w:eastAsia="Times New Roman" w:hAnsi="Cambria Math" w:cs="Calibri"/>
                        <w:color w:val="000000" w:themeColor="text1"/>
                        <w:lang w:eastAsia="en-GB"/>
                      </w:rPr>
                    </m:ctrlPr>
                  </m:sSubPr>
                  <m:e>
                    <m:r>
                      <m:rPr>
                        <m:sty m:val="p"/>
                      </m:rPr>
                      <w:rPr>
                        <w:rFonts w:ascii="Cambria Math" w:hAnsi="Cambria Math" w:cs="Calibri"/>
                        <w:color w:val="000000" w:themeColor="text1"/>
                      </w:rPr>
                      <m:t>K</m:t>
                    </m:r>
                    <m:ctrlPr>
                      <w:rPr>
                        <w:rFonts w:ascii="Cambria Math" w:hAnsi="Cambria Math" w:cs="Calibri"/>
                        <w:color w:val="000000" w:themeColor="text1"/>
                      </w:rPr>
                    </m:ctrlPr>
                  </m:e>
                  <m:sub>
                    <m:r>
                      <m:rPr>
                        <m:sty m:val="p"/>
                      </m:rPr>
                      <w:rPr>
                        <w:rFonts w:ascii="Cambria Math" w:hAnsi="Cambria Math" w:cs="Calibri"/>
                        <w:color w:val="000000" w:themeColor="text1"/>
                      </w:rPr>
                      <m:t>1</m:t>
                    </m:r>
                  </m:sub>
                </m:sSub>
                <m:r>
                  <m:rPr>
                    <m:sty m:val="p"/>
                  </m:rPr>
                  <w:rPr>
                    <w:rFonts w:ascii="Cambria Math" w:eastAsia="Times New Roman" w:hAnsi="Cambria Math" w:cs="Calibri"/>
                    <w:color w:val="000000" w:themeColor="text1"/>
                    <w:lang w:eastAsia="en-GB"/>
                  </w:rPr>
                  <m:t>=</m:t>
                </m:r>
                <m:f>
                  <m:fPr>
                    <m:ctrlPr>
                      <w:rPr>
                        <w:rFonts w:ascii="Cambria Math" w:eastAsia="Times New Roman" w:hAnsi="Cambria Math" w:cs="Calibri"/>
                        <w:color w:val="000000" w:themeColor="text1"/>
                        <w:lang w:eastAsia="en-GB"/>
                      </w:rPr>
                    </m:ctrlPr>
                  </m:fPr>
                  <m:num>
                    <m:r>
                      <m:rPr>
                        <m:sty m:val="p"/>
                      </m:rPr>
                      <w:rPr>
                        <w:rFonts w:ascii="Cambria Math" w:hAnsi="Cambria Math" w:cs="Calibri"/>
                        <w:color w:val="000000" w:themeColor="text1"/>
                      </w:rPr>
                      <m:t>T</m:t>
                    </m:r>
                    <m:sSup>
                      <m:sSupPr>
                        <m:ctrlPr>
                          <w:rPr>
                            <w:rFonts w:ascii="Cambria Math" w:hAnsi="Cambria Math" w:cs="Calibri"/>
                            <w:color w:val="000000" w:themeColor="text1"/>
                          </w:rPr>
                        </m:ctrlPr>
                      </m:sSupPr>
                      <m:e>
                        <m:r>
                          <m:rPr>
                            <m:sty m:val="p"/>
                          </m:rPr>
                          <w:rPr>
                            <w:rFonts w:ascii="Cambria Math" w:hAnsi="Cambria Math" w:cs="Calibri"/>
                            <w:color w:val="000000" w:themeColor="text1"/>
                          </w:rPr>
                          <m:t>B</m:t>
                        </m:r>
                      </m:e>
                      <m:sup>
                        <m:r>
                          <m:rPr>
                            <m:sty m:val="p"/>
                          </m:rPr>
                          <w:rPr>
                            <w:rFonts w:ascii="Cambria Math" w:hAnsi="Cambria Math" w:cs="Calibri"/>
                            <w:color w:val="000000" w:themeColor="text1"/>
                          </w:rPr>
                          <m:t>'</m:t>
                        </m:r>
                      </m:sup>
                    </m:sSup>
                    <m:d>
                      <m:dPr>
                        <m:ctrlPr>
                          <w:rPr>
                            <w:rFonts w:ascii="Cambria Math" w:hAnsi="Cambria Math" w:cs="Calibri"/>
                            <w:color w:val="000000" w:themeColor="text1"/>
                            <w:lang w:eastAsia="en-GB"/>
                          </w:rPr>
                        </m:ctrlPr>
                      </m:dPr>
                      <m:e>
                        <m:r>
                          <m:rPr>
                            <m:sty m:val="p"/>
                          </m:rPr>
                          <w:rPr>
                            <w:rFonts w:ascii="Cambria Math" w:hAnsi="Cambria Math" w:cs="Calibri"/>
                            <w:color w:val="000000" w:themeColor="text1"/>
                          </w:rPr>
                          <m:t>E</m:t>
                        </m:r>
                      </m:e>
                    </m:d>
                    <m:sSub>
                      <m:sSubPr>
                        <m:ctrlPr>
                          <w:rPr>
                            <w:rFonts w:ascii="Cambria Math" w:hAnsi="Cambria Math" w:cs="Calibri"/>
                            <w:color w:val="000000" w:themeColor="text1"/>
                          </w:rPr>
                        </m:ctrlPr>
                      </m:sSubPr>
                      <m:e>
                        <m:r>
                          <m:rPr>
                            <m:sty m:val="p"/>
                          </m:rPr>
                          <w:rPr>
                            <w:rFonts w:ascii="Cambria Math" w:hAnsi="Cambria Math" w:cs="Calibri"/>
                            <w:color w:val="000000" w:themeColor="text1"/>
                          </w:rPr>
                          <m:t>p</m:t>
                        </m:r>
                      </m:e>
                      <m:sub>
                        <m:r>
                          <m:rPr>
                            <m:sty m:val="p"/>
                          </m:rPr>
                          <w:rPr>
                            <w:rFonts w:ascii="Cambria Math" w:hAnsi="Cambria Math" w:cs="Calibri"/>
                            <w:color w:val="000000" w:themeColor="text1"/>
                          </w:rPr>
                          <m:t>0</m:t>
                        </m:r>
                      </m:sub>
                    </m:sSub>
                    <m:sSub>
                      <m:sSubPr>
                        <m:ctrlPr>
                          <w:rPr>
                            <w:rFonts w:ascii="Cambria Math" w:eastAsia="Times New Roman" w:hAnsi="Cambria Math" w:cs="Calibri"/>
                            <w:color w:val="000000" w:themeColor="text1"/>
                            <w:lang w:eastAsia="en-GB"/>
                          </w:rPr>
                        </m:ctrlPr>
                      </m:sSubPr>
                      <m:e>
                        <m:r>
                          <m:rPr>
                            <m:sty m:val="p"/>
                          </m:rPr>
                          <w:rPr>
                            <w:rFonts w:ascii="Cambria Math" w:hAnsi="Cambria Math" w:cs="Calibri"/>
                            <w:color w:val="000000" w:themeColor="text1"/>
                          </w:rPr>
                          <m:t>τ</m:t>
                        </m:r>
                        <m:ctrlPr>
                          <w:rPr>
                            <w:rFonts w:ascii="Cambria Math" w:hAnsi="Cambria Math" w:cs="Calibri"/>
                            <w:color w:val="000000" w:themeColor="text1"/>
                          </w:rPr>
                        </m:ctrlPr>
                      </m:e>
                      <m:sub>
                        <m:r>
                          <m:rPr>
                            <m:sty m:val="p"/>
                          </m:rPr>
                          <w:rPr>
                            <w:rFonts w:ascii="Cambria Math" w:hAnsi="Cambria Math" w:cs="Calibri"/>
                            <w:color w:val="000000" w:themeColor="text1"/>
                          </w:rPr>
                          <m:t>eff</m:t>
                        </m:r>
                      </m:sub>
                    </m:sSub>
                    <m:d>
                      <m:dPr>
                        <m:ctrlPr>
                          <w:rPr>
                            <w:rFonts w:ascii="Cambria Math" w:hAnsi="Cambria Math" w:cs="Calibri"/>
                            <w:color w:val="000000" w:themeColor="text1"/>
                          </w:rPr>
                        </m:ctrlPr>
                      </m:dPr>
                      <m:e>
                        <m:r>
                          <m:rPr>
                            <m:sty m:val="p"/>
                          </m:rPr>
                          <w:rPr>
                            <w:rFonts w:ascii="Cambria Math" w:hAnsi="Cambria Math" w:cs="Calibri"/>
                            <w:color w:val="000000" w:themeColor="text1"/>
                          </w:rPr>
                          <m:t>1-</m:t>
                        </m:r>
                        <m:func>
                          <m:funcPr>
                            <m:ctrlPr>
                              <w:rPr>
                                <w:rFonts w:ascii="Cambria Math" w:hAnsi="Cambria Math" w:cs="Calibri"/>
                                <w:color w:val="000000" w:themeColor="text1"/>
                                <w:lang w:eastAsia="en-GB"/>
                              </w:rPr>
                            </m:ctrlPr>
                          </m:funcPr>
                          <m:fName>
                            <m:r>
                              <m:rPr>
                                <m:sty m:val="p"/>
                              </m:rPr>
                              <w:rPr>
                                <w:rFonts w:ascii="Cambria Math" w:hAnsi="Cambria Math" w:cs="Calibri"/>
                                <w:color w:val="000000" w:themeColor="text1"/>
                              </w:rPr>
                              <m:t>cos</m:t>
                            </m:r>
                          </m:fName>
                          <m:e>
                            <m:d>
                              <m:dPr>
                                <m:ctrlPr>
                                  <w:rPr>
                                    <w:rFonts w:ascii="Cambria Math" w:hAnsi="Cambria Math" w:cs="Calibri"/>
                                    <w:color w:val="000000" w:themeColor="text1"/>
                                    <w:lang w:eastAsia="en-GB"/>
                                  </w:rPr>
                                </m:ctrlPr>
                              </m:dPr>
                              <m:e>
                                <m:sSub>
                                  <m:sSubPr>
                                    <m:ctrlPr>
                                      <w:rPr>
                                        <w:rFonts w:ascii="Cambria Math" w:hAnsi="Cambria Math" w:cs="Calibri"/>
                                        <w:color w:val="000000" w:themeColor="text1"/>
                                        <w:lang w:eastAsia="en-GB"/>
                                      </w:rPr>
                                    </m:ctrlPr>
                                  </m:sSubPr>
                                  <m:e>
                                    <m:r>
                                      <m:rPr>
                                        <m:sty m:val="p"/>
                                      </m:rPr>
                                      <w:rPr>
                                        <w:rFonts w:ascii="Cambria Math" w:hAnsi="Cambria Math" w:cs="Calibri"/>
                                        <w:color w:val="000000" w:themeColor="text1"/>
                                      </w:rPr>
                                      <m:t>θ</m:t>
                                    </m:r>
                                  </m:e>
                                  <m:sub>
                                    <m:r>
                                      <m:rPr>
                                        <m:sty m:val="p"/>
                                      </m:rPr>
                                      <w:rPr>
                                        <w:rFonts w:ascii="Cambria Math" w:hAnsi="Cambria Math" w:cs="Calibri"/>
                                        <w:color w:val="000000" w:themeColor="text1"/>
                                      </w:rPr>
                                      <m:t>c</m:t>
                                    </m:r>
                                  </m:sub>
                                </m:sSub>
                              </m:e>
                            </m:d>
                          </m:e>
                        </m:func>
                        <m:ctrlPr>
                          <w:rPr>
                            <w:rFonts w:ascii="Cambria Math" w:hAnsi="Cambria Math" w:cs="Calibri"/>
                            <w:color w:val="000000" w:themeColor="text1"/>
                            <w:lang w:eastAsia="en-GB"/>
                          </w:rPr>
                        </m:ctrlPr>
                      </m:e>
                    </m:d>
                    <m:ctrlPr>
                      <w:rPr>
                        <w:rFonts w:ascii="Cambria Math" w:hAnsi="Cambria Math" w:cs="Calibri"/>
                        <w:color w:val="000000" w:themeColor="text1"/>
                      </w:rPr>
                    </m:ctrlPr>
                  </m:num>
                  <m:den>
                    <m:r>
                      <m:rPr>
                        <m:sty m:val="p"/>
                      </m:rPr>
                      <w:rPr>
                        <w:rFonts w:ascii="Cambria Math" w:hAnsi="Cambria Math" w:cs="Calibri"/>
                        <w:color w:val="000000" w:themeColor="text1"/>
                      </w:rPr>
                      <m:t>4</m:t>
                    </m:r>
                    <m:d>
                      <m:dPr>
                        <m:ctrlPr>
                          <w:rPr>
                            <w:rFonts w:ascii="Cambria Math" w:eastAsia="Times New Roman" w:hAnsi="Cambria Math" w:cs="Calibri"/>
                            <w:color w:val="000000" w:themeColor="text1"/>
                            <w:lang w:eastAsia="en-GB"/>
                          </w:rPr>
                        </m:ctrlPr>
                      </m:dPr>
                      <m:e>
                        <m:r>
                          <m:rPr>
                            <m:sty m:val="p"/>
                          </m:rPr>
                          <w:rPr>
                            <w:rFonts w:ascii="Cambria Math" w:hAnsi="Cambria Math" w:cs="Calibri"/>
                            <w:color w:val="000000" w:themeColor="text1"/>
                          </w:rPr>
                          <m:t>1-</m:t>
                        </m:r>
                        <m:sSup>
                          <m:sSupPr>
                            <m:ctrlPr>
                              <w:rPr>
                                <w:rFonts w:ascii="Cambria Math" w:hAnsi="Cambria Math" w:cs="Calibri"/>
                                <w:color w:val="000000" w:themeColor="text1"/>
                              </w:rPr>
                            </m:ctrlPr>
                          </m:sSupPr>
                          <m:e>
                            <m:d>
                              <m:dPr>
                                <m:ctrlPr>
                                  <w:rPr>
                                    <w:rFonts w:ascii="Cambria Math" w:hAnsi="Cambria Math" w:cs="Calibri"/>
                                    <w:color w:val="000000" w:themeColor="text1"/>
                                  </w:rPr>
                                </m:ctrlPr>
                              </m:dPr>
                              <m:e>
                                <m:r>
                                  <m:rPr>
                                    <m:sty m:val="p"/>
                                  </m:rPr>
                                  <w:rPr>
                                    <w:rFonts w:ascii="Cambria Math" w:hAnsi="Cambria Math" w:cs="Calibri"/>
                                    <w:color w:val="000000" w:themeColor="text1"/>
                                  </w:rPr>
                                  <m:t>α</m:t>
                                </m:r>
                                <m:sSub>
                                  <m:sSubPr>
                                    <m:ctrlPr>
                                      <w:rPr>
                                        <w:rFonts w:ascii="Cambria Math" w:hAnsi="Cambria Math" w:cs="Calibri"/>
                                        <w:color w:val="000000" w:themeColor="text1"/>
                                      </w:rPr>
                                    </m:ctrlPr>
                                  </m:sSubPr>
                                  <m:e>
                                    <m:r>
                                      <m:rPr>
                                        <m:sty m:val="p"/>
                                      </m:rPr>
                                      <w:rPr>
                                        <w:rFonts w:ascii="Cambria Math" w:hAnsi="Cambria Math" w:cs="Calibri"/>
                                        <w:color w:val="000000" w:themeColor="text1"/>
                                      </w:rPr>
                                      <m:t>L</m:t>
                                    </m:r>
                                  </m:e>
                                  <m:sub>
                                    <m:r>
                                      <m:rPr>
                                        <m:sty m:val="p"/>
                                      </m:rPr>
                                      <w:rPr>
                                        <w:rFonts w:ascii="Cambria Math" w:hAnsi="Cambria Math" w:cs="Calibri"/>
                                        <w:color w:val="000000" w:themeColor="text1"/>
                                      </w:rPr>
                                      <m:t>n</m:t>
                                    </m:r>
                                  </m:sub>
                                </m:sSub>
                              </m:e>
                            </m:d>
                          </m:e>
                          <m:sup>
                            <m:r>
                              <m:rPr>
                                <m:sty m:val="p"/>
                              </m:rPr>
                              <w:rPr>
                                <w:rFonts w:ascii="Cambria Math" w:hAnsi="Cambria Math" w:cs="Calibri"/>
                                <w:color w:val="000000" w:themeColor="text1"/>
                              </w:rPr>
                              <m:t>2</m:t>
                            </m:r>
                          </m:sup>
                        </m:sSup>
                      </m:e>
                    </m:d>
                  </m:den>
                </m:f>
              </m:oMath>
            </m:oMathPara>
          </w:p>
          <w:p w14:paraId="6D830AB1" w14:textId="77777777" w:rsidR="00221C2F" w:rsidRPr="00803481" w:rsidRDefault="00221C2F" w:rsidP="00781AE8">
            <w:pPr>
              <w:jc w:val="both"/>
              <w:rPr>
                <w:rFonts w:ascii="Calibri" w:hAnsi="Calibri" w:cs="Calibri"/>
                <w:color w:val="000000" w:themeColor="text1"/>
              </w:rPr>
            </w:pPr>
          </w:p>
        </w:tc>
        <w:tc>
          <w:tcPr>
            <w:tcW w:w="500" w:type="pct"/>
            <w:vAlign w:val="center"/>
          </w:tcPr>
          <w:p w14:paraId="573E24E8" w14:textId="6EB717E5" w:rsidR="00221C2F" w:rsidRPr="00803481" w:rsidRDefault="00221C2F" w:rsidP="00781AE8">
            <w:pPr>
              <w:jc w:val="both"/>
              <w:rPr>
                <w:rFonts w:ascii="Calibri" w:hAnsi="Calibri" w:cs="Calibri"/>
                <w:color w:val="000000" w:themeColor="text1"/>
                <w:rtl/>
              </w:rPr>
            </w:pPr>
            <w:bookmarkStart w:id="47" w:name="_Ref237862110"/>
            <w:r w:rsidRPr="00803481">
              <w:rPr>
                <w:rFonts w:ascii="Calibri" w:hAnsi="Calibri" w:cs="Calibri"/>
                <w:color w:val="000000" w:themeColor="text1"/>
              </w:rPr>
              <w:t>(</w:t>
            </w:r>
            <w:r w:rsidRPr="00803481">
              <w:rPr>
                <w:rFonts w:ascii="Calibri" w:hAnsi="Calibri" w:cs="Calibri"/>
                <w:color w:val="000000" w:themeColor="text1"/>
              </w:rPr>
              <w:fldChar w:fldCharType="begin"/>
            </w:r>
            <w:r w:rsidRPr="00803481">
              <w:rPr>
                <w:rFonts w:ascii="Calibri" w:hAnsi="Calibri" w:cs="Calibri"/>
                <w:color w:val="000000" w:themeColor="text1"/>
              </w:rPr>
              <w:instrText xml:space="preserve"> SEQ Equation \* ARABIC </w:instrText>
            </w:r>
            <w:r w:rsidRPr="00803481">
              <w:rPr>
                <w:rFonts w:ascii="Calibri" w:hAnsi="Calibri" w:cs="Calibri"/>
                <w:color w:val="000000" w:themeColor="text1"/>
              </w:rPr>
              <w:fldChar w:fldCharType="separate"/>
            </w:r>
            <w:r w:rsidR="003C2E42" w:rsidRPr="00803481">
              <w:rPr>
                <w:rFonts w:ascii="Calibri" w:hAnsi="Calibri" w:cs="Calibri"/>
                <w:noProof/>
                <w:color w:val="000000" w:themeColor="text1"/>
              </w:rPr>
              <w:t>13</w:t>
            </w:r>
            <w:r w:rsidRPr="00803481">
              <w:rPr>
                <w:rFonts w:ascii="Calibri" w:hAnsi="Calibri" w:cs="Calibri"/>
                <w:color w:val="000000" w:themeColor="text1"/>
              </w:rPr>
              <w:fldChar w:fldCharType="end"/>
            </w:r>
            <w:bookmarkEnd w:id="47"/>
            <w:r w:rsidRPr="00803481">
              <w:rPr>
                <w:rFonts w:ascii="Calibri" w:hAnsi="Calibri" w:cs="Calibri"/>
                <w:color w:val="000000" w:themeColor="text1"/>
              </w:rPr>
              <w:t>)</w:t>
            </w:r>
          </w:p>
        </w:tc>
      </w:tr>
    </w:tbl>
    <w:p w14:paraId="49979C47" w14:textId="77777777" w:rsidR="00221C2F" w:rsidRPr="00803481" w:rsidRDefault="00221C2F" w:rsidP="00221C2F">
      <w:pPr>
        <w:jc w:val="both"/>
        <w:rPr>
          <w:rFonts w:ascii="Calibri" w:eastAsia="Times New Roman" w:hAnsi="Calibri" w:cs="Calibri"/>
          <w:color w:val="000000" w:themeColor="text1"/>
          <w:lang w:eastAsia="en-GB"/>
        </w:rPr>
      </w:pPr>
    </w:p>
    <w:p w14:paraId="58532E47" w14:textId="63AE3958" w:rsidR="00221C2F" w:rsidRPr="00803481" w:rsidRDefault="00221C2F" w:rsidP="004E0EFB">
      <w:pPr>
        <w:pStyle w:val="Heading3"/>
        <w:numPr>
          <w:ilvl w:val="1"/>
          <w:numId w:val="20"/>
        </w:numPr>
        <w:jc w:val="both"/>
        <w:rPr>
          <w:rFonts w:ascii="Calibri" w:hAnsi="Calibri" w:cs="Calibri"/>
          <w:b w:val="0"/>
          <w:bCs w:val="0"/>
          <w:color w:val="000000" w:themeColor="text1"/>
          <w:rtl/>
        </w:rPr>
      </w:pPr>
      <w:r w:rsidRPr="00803481">
        <w:rPr>
          <w:rFonts w:ascii="Calibri" w:hAnsi="Calibri" w:cs="Calibri"/>
          <w:color w:val="000000" w:themeColor="text1"/>
        </w:rPr>
        <w:t>The excitation</w:t>
      </w:r>
      <w:r w:rsidRPr="00803481">
        <w:rPr>
          <w:rFonts w:ascii="Times New Roman" w:hAnsi="Times New Roman" w:cs="Times New Roman"/>
          <w:color w:val="000000"/>
          <w:sz w:val="18"/>
          <w:szCs w:val="18"/>
        </w:rPr>
        <w:t xml:space="preserve"> </w:t>
      </w:r>
      <w:r w:rsidRPr="00803481">
        <w:rPr>
          <w:rFonts w:ascii="Calibri" w:hAnsi="Calibri" w:cs="Calibri"/>
          <w:color w:val="000000" w:themeColor="text1"/>
        </w:rPr>
        <w:t>wavelength dependent PL spectrum</w:t>
      </w:r>
    </w:p>
    <w:p w14:paraId="03C87C4B" w14:textId="0AD989E8" w:rsidR="00221C2F" w:rsidRPr="00803481" w:rsidRDefault="00221C2F" w:rsidP="00A2102A">
      <w:pPr>
        <w:jc w:val="both"/>
        <w:rPr>
          <w:rFonts w:ascii="Calibri" w:hAnsi="Calibri" w:cs="Calibri"/>
          <w:color w:val="000000" w:themeColor="text1"/>
        </w:rPr>
      </w:pPr>
      <w:r w:rsidRPr="00803481">
        <w:rPr>
          <w:rFonts w:ascii="Calibri" w:hAnsi="Calibri" w:cs="Calibri"/>
          <w:color w:val="000000" w:themeColor="text1"/>
        </w:rPr>
        <w:t xml:space="preserve">Assuming a sample illuminated with wavelength </w:t>
      </w:r>
      <m:oMath>
        <m:sSub>
          <m:sSubPr>
            <m:ctrlPr>
              <w:rPr>
                <w:rFonts w:ascii="Cambria Math" w:hAnsi="Cambria Math" w:cs="Calibri"/>
                <w:color w:val="000000" w:themeColor="text1"/>
              </w:rPr>
            </m:ctrlPr>
          </m:sSubPr>
          <m:e>
            <m:r>
              <m:rPr>
                <m:sty m:val="p"/>
              </m:rPr>
              <w:rPr>
                <w:rFonts w:ascii="Cambria Math" w:hAnsi="Cambria Math" w:cs="Calibri"/>
                <w:color w:val="000000" w:themeColor="text1"/>
              </w:rPr>
              <m:t>λ</m:t>
            </m:r>
          </m:e>
          <m:sub>
            <m:r>
              <m:rPr>
                <m:sty m:val="p"/>
              </m:rPr>
              <w:rPr>
                <w:rFonts w:ascii="Cambria Math" w:hAnsi="Cambria Math" w:cs="Calibri"/>
                <w:color w:val="000000" w:themeColor="text1"/>
              </w:rPr>
              <m:t>ex</m:t>
            </m:r>
          </m:sub>
        </m:sSub>
      </m:oMath>
      <w:r w:rsidRPr="00803481">
        <w:rPr>
          <w:rFonts w:ascii="Calibri" w:hAnsi="Calibri" w:cs="Calibri"/>
          <w:color w:val="000000" w:themeColor="text1"/>
        </w:rPr>
        <w:t xml:space="preserve"> which corresponds to aborption coefficient </w:t>
      </w:r>
      <m:oMath>
        <m:sSub>
          <m:sSubPr>
            <m:ctrlPr>
              <w:rPr>
                <w:rFonts w:ascii="Cambria Math" w:hAnsi="Cambria Math" w:cs="Calibri"/>
                <w:color w:val="000000" w:themeColor="text1"/>
              </w:rPr>
            </m:ctrlPr>
          </m:sSubPr>
          <m:e>
            <m:r>
              <m:rPr>
                <m:sty m:val="p"/>
              </m:rPr>
              <w:rPr>
                <w:rFonts w:ascii="Cambria Math" w:hAnsi="Cambria Math" w:cs="Calibri"/>
                <w:color w:val="000000" w:themeColor="text1"/>
              </w:rPr>
              <m:t>α</m:t>
            </m:r>
          </m:e>
          <m:sub>
            <m:r>
              <m:rPr>
                <m:sty m:val="p"/>
              </m:rPr>
              <w:rPr>
                <w:rFonts w:ascii="Cambria Math" w:hAnsi="Cambria Math" w:cs="Calibri"/>
                <w:color w:val="000000" w:themeColor="text1"/>
              </w:rPr>
              <m:t>ex</m:t>
            </m:r>
          </m:sub>
        </m:sSub>
      </m:oMath>
      <w:r w:rsidRPr="00803481">
        <w:rPr>
          <w:rFonts w:ascii="Calibri" w:hAnsi="Calibri" w:cs="Calibri"/>
          <w:color w:val="000000" w:themeColor="text1"/>
        </w:rPr>
        <w:t>.</w:t>
      </w:r>
      <w:r w:rsidR="00A2102A">
        <w:rPr>
          <w:rFonts w:ascii="Calibri" w:hAnsi="Calibri" w:cs="Calibri"/>
          <w:color w:val="000000" w:themeColor="text1"/>
        </w:rPr>
        <w:t xml:space="preserve"> </w:t>
      </w:r>
      <w:r w:rsidRPr="00803481">
        <w:rPr>
          <w:rFonts w:ascii="Calibri" w:hAnsi="Calibri" w:cs="Calibri"/>
          <w:color w:val="000000" w:themeColor="text1"/>
        </w:rPr>
        <w:t>The optical generation normalized by the absorbed photon flux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
        <w:gridCol w:w="6912"/>
        <w:gridCol w:w="864"/>
      </w:tblGrid>
      <w:tr w:rsidR="00221C2F" w:rsidRPr="00803481" w14:paraId="33678DEE" w14:textId="77777777" w:rsidTr="00781AE8">
        <w:tc>
          <w:tcPr>
            <w:tcW w:w="500" w:type="pct"/>
          </w:tcPr>
          <w:p w14:paraId="3D550856" w14:textId="77777777" w:rsidR="00221C2F" w:rsidRPr="00803481" w:rsidRDefault="00221C2F" w:rsidP="00781AE8">
            <w:pPr>
              <w:jc w:val="both"/>
              <w:rPr>
                <w:rFonts w:ascii="Calibri" w:hAnsi="Calibri" w:cs="Calibri"/>
                <w:color w:val="000000" w:themeColor="text1"/>
              </w:rPr>
            </w:pPr>
          </w:p>
        </w:tc>
        <w:tc>
          <w:tcPr>
            <w:tcW w:w="4000" w:type="pct"/>
            <w:vAlign w:val="center"/>
          </w:tcPr>
          <w:p w14:paraId="022DA2D6" w14:textId="77777777" w:rsidR="00221C2F" w:rsidRPr="00803481" w:rsidRDefault="00221C2F" w:rsidP="00781AE8">
            <w:pPr>
              <w:jc w:val="both"/>
              <w:rPr>
                <w:rFonts w:ascii="Calibri" w:hAnsi="Calibri" w:cs="Calibri"/>
                <w:color w:val="000000" w:themeColor="text1"/>
              </w:rPr>
            </w:pPr>
            <w:commentRangeStart w:id="48"/>
            <w:commentRangeStart w:id="49"/>
            <m:oMathPara>
              <m:oMath>
                <m:r>
                  <m:rPr>
                    <m:sty m:val="p"/>
                  </m:rPr>
                  <w:rPr>
                    <w:rFonts w:ascii="Cambria Math" w:hAnsi="Cambria Math" w:cs="Calibri"/>
                    <w:color w:val="000000" w:themeColor="text1"/>
                  </w:rPr>
                  <m:t>G(</m:t>
                </m:r>
                <m:sSub>
                  <m:sSubPr>
                    <m:ctrlPr>
                      <w:rPr>
                        <w:rFonts w:ascii="Cambria Math" w:hAnsi="Cambria Math" w:cs="Calibri"/>
                        <w:color w:val="000000" w:themeColor="text1"/>
                      </w:rPr>
                    </m:ctrlPr>
                  </m:sSubPr>
                  <m:e>
                    <m:r>
                      <m:rPr>
                        <m:sty m:val="p"/>
                      </m:rPr>
                      <w:rPr>
                        <w:rFonts w:ascii="Cambria Math" w:hAnsi="Cambria Math" w:cs="Calibri"/>
                        <w:color w:val="000000" w:themeColor="text1"/>
                      </w:rPr>
                      <m:t>λ</m:t>
                    </m:r>
                  </m:e>
                  <m:sub>
                    <m:r>
                      <m:rPr>
                        <m:sty m:val="p"/>
                      </m:rPr>
                      <w:rPr>
                        <w:rFonts w:ascii="Cambria Math" w:hAnsi="Cambria Math" w:cs="Calibri"/>
                        <w:color w:val="000000" w:themeColor="text1"/>
                      </w:rPr>
                      <m:t>ex</m:t>
                    </m:r>
                  </m:sub>
                </m:sSub>
                <m:r>
                  <m:rPr>
                    <m:sty m:val="p"/>
                  </m:rPr>
                  <w:rPr>
                    <w:rFonts w:ascii="Cambria Math" w:hAnsi="Cambria Math" w:cs="Calibri"/>
                    <w:color w:val="000000" w:themeColor="text1"/>
                  </w:rPr>
                  <m:t>,x)</m:t>
                </m:r>
                <w:commentRangeEnd w:id="48"/>
                <m:r>
                  <m:rPr>
                    <m:sty m:val="p"/>
                  </m:rPr>
                  <w:rPr>
                    <w:rStyle w:val="CommentReference"/>
                    <w:rFonts w:ascii="Cambria Math" w:hAnsi="Cambria Math" w:cs="Calibri"/>
                    <w:color w:val="000000" w:themeColor="text1"/>
                    <w:sz w:val="22"/>
                    <w:szCs w:val="22"/>
                  </w:rPr>
                  <w:commentReference w:id="48"/>
                </m:r>
                <w:commentRangeEnd w:id="49"/>
                <m:r>
                  <m:rPr>
                    <m:sty m:val="p"/>
                  </m:rPr>
                  <w:rPr>
                    <w:rStyle w:val="CommentReference"/>
                    <w:rFonts w:ascii="Cambria Math" w:hAnsi="Cambria Math" w:cs="Calibri"/>
                    <w:color w:val="000000" w:themeColor="text1"/>
                    <w:sz w:val="22"/>
                    <w:szCs w:val="22"/>
                  </w:rPr>
                  <w:commentReference w:id="49"/>
                </m:r>
                <m:r>
                  <m:rPr>
                    <m:sty m:val="p"/>
                  </m:rPr>
                  <w:rPr>
                    <w:rFonts w:ascii="Cambria Math" w:hAnsi="Cambria Math" w:cs="Calibri"/>
                    <w:color w:val="000000" w:themeColor="text1"/>
                  </w:rPr>
                  <m:t>=</m:t>
                </m:r>
                <m:sSub>
                  <m:sSubPr>
                    <m:ctrlPr>
                      <w:rPr>
                        <w:rFonts w:ascii="Cambria Math" w:hAnsi="Cambria Math" w:cs="Calibri"/>
                        <w:color w:val="000000" w:themeColor="text1"/>
                      </w:rPr>
                    </m:ctrlPr>
                  </m:sSubPr>
                  <m:e>
                    <m:r>
                      <m:rPr>
                        <m:sty m:val="p"/>
                      </m:rPr>
                      <w:rPr>
                        <w:rFonts w:ascii="Cambria Math" w:hAnsi="Cambria Math" w:cs="Calibri"/>
                        <w:color w:val="000000" w:themeColor="text1"/>
                      </w:rPr>
                      <m:t>α</m:t>
                    </m:r>
                  </m:e>
                  <m:sub>
                    <m:r>
                      <m:rPr>
                        <m:sty m:val="p"/>
                      </m:rPr>
                      <w:rPr>
                        <w:rFonts w:ascii="Cambria Math" w:hAnsi="Cambria Math" w:cs="Calibri"/>
                        <w:color w:val="000000" w:themeColor="text1"/>
                      </w:rPr>
                      <m:t>ex</m:t>
                    </m:r>
                  </m:sub>
                </m:sSub>
                <m:sSup>
                  <m:sSupPr>
                    <m:ctrlPr>
                      <w:rPr>
                        <w:rFonts w:ascii="Cambria Math" w:hAnsi="Cambria Math" w:cs="Calibri"/>
                        <w:color w:val="000000" w:themeColor="text1"/>
                      </w:rPr>
                    </m:ctrlPr>
                  </m:sSupPr>
                  <m:e>
                    <m:r>
                      <m:rPr>
                        <m:sty m:val="p"/>
                      </m:rPr>
                      <w:rPr>
                        <w:rFonts w:ascii="Cambria Math" w:hAnsi="Cambria Math" w:cs="Calibri"/>
                        <w:color w:val="000000" w:themeColor="text1"/>
                      </w:rPr>
                      <m:t>e</m:t>
                    </m:r>
                  </m:e>
                  <m:sup>
                    <m:r>
                      <m:rPr>
                        <m:sty m:val="p"/>
                      </m:rPr>
                      <w:rPr>
                        <w:rFonts w:ascii="Cambria Math" w:hAnsi="Cambria Math" w:cs="Calibri"/>
                        <w:color w:val="000000" w:themeColor="text1"/>
                      </w:rPr>
                      <m:t>-</m:t>
                    </m:r>
                    <m:sSub>
                      <m:sSubPr>
                        <m:ctrlPr>
                          <w:rPr>
                            <w:rFonts w:ascii="Cambria Math" w:hAnsi="Cambria Math" w:cs="Calibri"/>
                            <w:color w:val="000000" w:themeColor="text1"/>
                          </w:rPr>
                        </m:ctrlPr>
                      </m:sSubPr>
                      <m:e>
                        <m:r>
                          <m:rPr>
                            <m:sty m:val="p"/>
                          </m:rPr>
                          <w:rPr>
                            <w:rFonts w:ascii="Cambria Math" w:hAnsi="Cambria Math" w:cs="Calibri"/>
                            <w:color w:val="000000" w:themeColor="text1"/>
                          </w:rPr>
                          <m:t>α</m:t>
                        </m:r>
                      </m:e>
                      <m:sub>
                        <m:r>
                          <m:rPr>
                            <m:sty m:val="p"/>
                          </m:rPr>
                          <w:rPr>
                            <w:rFonts w:ascii="Cambria Math" w:hAnsi="Cambria Math" w:cs="Calibri"/>
                            <w:color w:val="000000" w:themeColor="text1"/>
                          </w:rPr>
                          <m:t>ex</m:t>
                        </m:r>
                      </m:sub>
                    </m:sSub>
                    <m:r>
                      <m:rPr>
                        <m:sty m:val="p"/>
                      </m:rPr>
                      <w:rPr>
                        <w:rFonts w:ascii="Cambria Math" w:hAnsi="Cambria Math" w:cs="Calibri"/>
                        <w:color w:val="000000" w:themeColor="text1"/>
                      </w:rPr>
                      <m:t>x</m:t>
                    </m:r>
                  </m:sup>
                </m:sSup>
              </m:oMath>
            </m:oMathPara>
          </w:p>
          <w:p w14:paraId="2BCCAC2F" w14:textId="77777777" w:rsidR="00221C2F" w:rsidRPr="00803481" w:rsidRDefault="00221C2F" w:rsidP="00781AE8">
            <w:pPr>
              <w:jc w:val="both"/>
              <w:rPr>
                <w:rFonts w:ascii="Calibri" w:hAnsi="Calibri" w:cs="Calibri"/>
                <w:color w:val="000000" w:themeColor="text1"/>
              </w:rPr>
            </w:pPr>
          </w:p>
        </w:tc>
        <w:tc>
          <w:tcPr>
            <w:tcW w:w="500" w:type="pct"/>
            <w:vAlign w:val="center"/>
          </w:tcPr>
          <w:p w14:paraId="65F642A4" w14:textId="3FDD5E86" w:rsidR="00221C2F" w:rsidRPr="00803481" w:rsidRDefault="00221C2F" w:rsidP="00781AE8">
            <w:pPr>
              <w:jc w:val="both"/>
              <w:rPr>
                <w:rFonts w:ascii="Calibri" w:hAnsi="Calibri" w:cs="Calibri"/>
                <w:color w:val="000000" w:themeColor="text1"/>
                <w:rtl/>
              </w:rPr>
            </w:pPr>
            <w:r w:rsidRPr="00803481">
              <w:rPr>
                <w:rFonts w:ascii="Calibri" w:hAnsi="Calibri" w:cs="Calibri"/>
                <w:color w:val="000000" w:themeColor="text1"/>
              </w:rPr>
              <w:t>(</w:t>
            </w:r>
            <w:r w:rsidRPr="00803481">
              <w:rPr>
                <w:rFonts w:ascii="Calibri" w:hAnsi="Calibri" w:cs="Calibri"/>
                <w:color w:val="000000" w:themeColor="text1"/>
              </w:rPr>
              <w:fldChar w:fldCharType="begin"/>
            </w:r>
            <w:r w:rsidRPr="00803481">
              <w:rPr>
                <w:rFonts w:ascii="Calibri" w:hAnsi="Calibri" w:cs="Calibri"/>
                <w:color w:val="000000" w:themeColor="text1"/>
              </w:rPr>
              <w:instrText xml:space="preserve"> SEQ Equation \* ARABIC </w:instrText>
            </w:r>
            <w:r w:rsidRPr="00803481">
              <w:rPr>
                <w:rFonts w:ascii="Calibri" w:hAnsi="Calibri" w:cs="Calibri"/>
                <w:color w:val="000000" w:themeColor="text1"/>
              </w:rPr>
              <w:fldChar w:fldCharType="separate"/>
            </w:r>
            <w:r w:rsidR="003C2E42" w:rsidRPr="00803481">
              <w:rPr>
                <w:rFonts w:ascii="Calibri" w:hAnsi="Calibri" w:cs="Calibri"/>
                <w:noProof/>
                <w:color w:val="000000" w:themeColor="text1"/>
              </w:rPr>
              <w:t>14</w:t>
            </w:r>
            <w:r w:rsidRPr="00803481">
              <w:rPr>
                <w:rFonts w:ascii="Calibri" w:hAnsi="Calibri" w:cs="Calibri"/>
                <w:color w:val="000000" w:themeColor="text1"/>
              </w:rPr>
              <w:fldChar w:fldCharType="end"/>
            </w:r>
            <w:r w:rsidRPr="00803481">
              <w:rPr>
                <w:rFonts w:ascii="Calibri" w:hAnsi="Calibri" w:cs="Calibri"/>
                <w:color w:val="000000" w:themeColor="text1"/>
              </w:rPr>
              <w:t>)</w:t>
            </w:r>
          </w:p>
        </w:tc>
      </w:tr>
    </w:tbl>
    <w:p w14:paraId="26BCC312" w14:textId="77777777" w:rsidR="00221C2F" w:rsidRPr="00803481" w:rsidRDefault="00221C2F" w:rsidP="00221C2F">
      <w:pPr>
        <w:jc w:val="both"/>
        <w:rPr>
          <w:rFonts w:ascii="Calibri" w:hAnsi="Calibri" w:cs="Calibri"/>
          <w:color w:val="000000" w:themeColor="text1"/>
        </w:rPr>
      </w:pPr>
      <w:r w:rsidRPr="00803481">
        <w:rPr>
          <w:rFonts w:ascii="Calibri" w:hAnsi="Calibri" w:cs="Calibri"/>
          <w:color w:val="000000" w:themeColor="text1"/>
        </w:rPr>
        <w:t>Thus, the PL spectrum resulting from this illumination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
        <w:gridCol w:w="6912"/>
        <w:gridCol w:w="864"/>
      </w:tblGrid>
      <w:tr w:rsidR="00221C2F" w:rsidRPr="00803481" w14:paraId="5333EF79" w14:textId="77777777" w:rsidTr="00781AE8">
        <w:tc>
          <w:tcPr>
            <w:tcW w:w="500" w:type="pct"/>
          </w:tcPr>
          <w:p w14:paraId="32945AB0" w14:textId="77777777" w:rsidR="00221C2F" w:rsidRPr="00803481" w:rsidRDefault="00221C2F" w:rsidP="00781AE8">
            <w:pPr>
              <w:jc w:val="both"/>
              <w:rPr>
                <w:rFonts w:ascii="Calibri" w:hAnsi="Calibri" w:cs="Calibri"/>
                <w:color w:val="000000" w:themeColor="text1"/>
              </w:rPr>
            </w:pPr>
          </w:p>
        </w:tc>
        <w:commentRangeStart w:id="50"/>
        <w:commentRangeStart w:id="51"/>
        <w:tc>
          <w:tcPr>
            <w:tcW w:w="4000" w:type="pct"/>
            <w:vAlign w:val="center"/>
          </w:tcPr>
          <w:p w14:paraId="0067E0EB" w14:textId="77777777" w:rsidR="00221C2F" w:rsidRPr="00803481" w:rsidRDefault="00000000" w:rsidP="00781AE8">
            <w:pPr>
              <w:jc w:val="both"/>
              <w:rPr>
                <w:rFonts w:ascii="Calibri" w:hAnsi="Calibri" w:cs="Calibri"/>
                <w:color w:val="000000" w:themeColor="text1"/>
              </w:rPr>
            </w:pPr>
            <m:oMath>
              <m:sSub>
                <m:sSubPr>
                  <m:ctrlPr>
                    <w:rPr>
                      <w:rFonts w:ascii="Cambria Math" w:hAnsi="Cambria Math" w:cs="Calibri"/>
                      <w:color w:val="000000" w:themeColor="text1"/>
                    </w:rPr>
                  </m:ctrlPr>
                </m:sSubPr>
                <m:e>
                  <m:r>
                    <m:rPr>
                      <m:sty m:val="p"/>
                    </m:rPr>
                    <w:rPr>
                      <w:rFonts w:ascii="Cambria Math" w:hAnsi="Cambria Math" w:cs="Calibri"/>
                      <w:color w:val="000000" w:themeColor="text1"/>
                    </w:rPr>
                    <m:t>Φ</m:t>
                  </m:r>
                </m:e>
                <m:sub>
                  <m:r>
                    <m:rPr>
                      <m:sty m:val="p"/>
                    </m:rPr>
                    <w:rPr>
                      <w:rFonts w:ascii="Cambria Math" w:hAnsi="Cambria Math" w:cs="Calibri"/>
                      <w:color w:val="000000" w:themeColor="text1"/>
                    </w:rPr>
                    <m:t>PL</m:t>
                  </m:r>
                </m:sub>
              </m:sSub>
              <m:d>
                <m:dPr>
                  <m:ctrlPr>
                    <w:rPr>
                      <w:rFonts w:ascii="Cambria Math" w:hAnsi="Cambria Math" w:cs="Calibri"/>
                      <w:color w:val="000000" w:themeColor="text1"/>
                    </w:rPr>
                  </m:ctrlPr>
                </m:dPr>
                <m:e>
                  <m:sSub>
                    <m:sSubPr>
                      <m:ctrlPr>
                        <w:rPr>
                          <w:rFonts w:ascii="Cambria Math" w:hAnsi="Cambria Math" w:cs="Calibri"/>
                          <w:color w:val="000000" w:themeColor="text1"/>
                        </w:rPr>
                      </m:ctrlPr>
                    </m:sSubPr>
                    <m:e>
                      <m:r>
                        <m:rPr>
                          <m:sty m:val="p"/>
                        </m:rPr>
                        <w:rPr>
                          <w:rFonts w:ascii="Cambria Math" w:hAnsi="Cambria Math" w:cs="Calibri"/>
                          <w:color w:val="000000" w:themeColor="text1"/>
                        </w:rPr>
                        <m:t>λ</m:t>
                      </m:r>
                    </m:e>
                    <m:sub>
                      <m:r>
                        <m:rPr>
                          <m:sty m:val="p"/>
                        </m:rPr>
                        <w:rPr>
                          <w:rFonts w:ascii="Cambria Math" w:hAnsi="Cambria Math" w:cs="Calibri"/>
                          <w:color w:val="000000" w:themeColor="text1"/>
                        </w:rPr>
                        <m:t>ex</m:t>
                      </m:r>
                    </m:sub>
                  </m:sSub>
                  <m:r>
                    <m:rPr>
                      <m:sty m:val="p"/>
                    </m:rPr>
                    <w:rPr>
                      <w:rFonts w:ascii="Cambria Math" w:hAnsi="Cambria Math" w:cs="Calibri"/>
                      <w:color w:val="000000" w:themeColor="text1"/>
                    </w:rPr>
                    <m:t>,E</m:t>
                  </m:r>
                </m:e>
              </m:d>
              <m:r>
                <m:rPr>
                  <m:sty m:val="p"/>
                </m:rPr>
                <w:rPr>
                  <w:rFonts w:ascii="Cambria Math" w:hAnsi="Cambria Math" w:cs="Calibri"/>
                  <w:color w:val="000000" w:themeColor="text1"/>
                </w:rPr>
                <m:t>=</m:t>
              </m:r>
              <m:nary>
                <m:naryPr>
                  <m:limLoc m:val="undOvr"/>
                  <m:ctrlPr>
                    <w:rPr>
                      <w:rFonts w:ascii="Cambria Math" w:hAnsi="Cambria Math" w:cs="Calibri"/>
                      <w:color w:val="000000" w:themeColor="text1"/>
                      <w:kern w:val="2"/>
                      <w:lang w:bidi="he-IL"/>
                      <w14:ligatures w14:val="standardContextual"/>
                    </w:rPr>
                  </m:ctrlPr>
                </m:naryPr>
                <m:sub>
                  <m:r>
                    <m:rPr>
                      <m:sty m:val="p"/>
                    </m:rPr>
                    <w:rPr>
                      <w:rFonts w:ascii="Cambria Math" w:hAnsi="Cambria Math" w:cs="Calibri"/>
                      <w:color w:val="000000" w:themeColor="text1"/>
                    </w:rPr>
                    <m:t>0</m:t>
                  </m:r>
                </m:sub>
                <m:sup>
                  <m:r>
                    <m:rPr>
                      <m:sty m:val="p"/>
                    </m:rPr>
                    <w:rPr>
                      <w:rFonts w:ascii="Cambria Math" w:hAnsi="Cambria Math" w:cs="Calibri"/>
                      <w:color w:val="000000" w:themeColor="text1"/>
                    </w:rPr>
                    <m:t>∞</m:t>
                  </m:r>
                </m:sup>
                <m:e>
                  <m:r>
                    <m:rPr>
                      <m:sty m:val="p"/>
                    </m:rPr>
                    <w:rPr>
                      <w:rFonts w:ascii="Cambria Math" w:hAnsi="Cambria Math" w:cs="Calibri"/>
                      <w:color w:val="000000" w:themeColor="text1"/>
                    </w:rPr>
                    <m:t>G</m:t>
                  </m:r>
                  <m:d>
                    <m:dPr>
                      <m:ctrlPr>
                        <w:rPr>
                          <w:rFonts w:ascii="Cambria Math" w:hAnsi="Cambria Math" w:cs="Calibri"/>
                          <w:color w:val="000000" w:themeColor="text1"/>
                        </w:rPr>
                      </m:ctrlPr>
                    </m:dPr>
                    <m:e>
                      <m:sSub>
                        <m:sSubPr>
                          <m:ctrlPr>
                            <w:rPr>
                              <w:rFonts w:ascii="Cambria Math" w:hAnsi="Cambria Math" w:cs="Calibri"/>
                              <w:color w:val="000000" w:themeColor="text1"/>
                            </w:rPr>
                          </m:ctrlPr>
                        </m:sSubPr>
                        <m:e>
                          <m:r>
                            <m:rPr>
                              <m:sty m:val="p"/>
                            </m:rPr>
                            <w:rPr>
                              <w:rFonts w:ascii="Cambria Math" w:hAnsi="Cambria Math" w:cs="Calibri"/>
                              <w:color w:val="000000" w:themeColor="text1"/>
                            </w:rPr>
                            <m:t>λ</m:t>
                          </m:r>
                        </m:e>
                        <m:sub>
                          <m:r>
                            <m:rPr>
                              <m:sty m:val="p"/>
                            </m:rPr>
                            <w:rPr>
                              <w:rFonts w:ascii="Cambria Math" w:hAnsi="Cambria Math" w:cs="Calibri"/>
                              <w:color w:val="000000" w:themeColor="text1"/>
                            </w:rPr>
                            <m:t>ex</m:t>
                          </m:r>
                        </m:sub>
                      </m:sSub>
                      <m:r>
                        <m:rPr>
                          <m:sty m:val="p"/>
                        </m:rPr>
                        <w:rPr>
                          <w:rFonts w:ascii="Cambria Math" w:hAnsi="Cambria Math" w:cs="Calibri"/>
                          <w:color w:val="000000" w:themeColor="text1"/>
                        </w:rPr>
                        <m:t>,x</m:t>
                      </m:r>
                    </m:e>
                  </m:d>
                  <m:sSub>
                    <m:sSubPr>
                      <m:ctrlPr>
                        <w:rPr>
                          <w:rFonts w:ascii="Cambria Math" w:hAnsi="Cambria Math" w:cs="Calibri"/>
                          <w:color w:val="000000" w:themeColor="text1"/>
                        </w:rPr>
                      </m:ctrlPr>
                    </m:sSubPr>
                    <m:e>
                      <m:r>
                        <m:rPr>
                          <m:sty m:val="p"/>
                        </m:rPr>
                        <w:rPr>
                          <w:rFonts w:ascii="Cambria Math" w:hAnsi="Cambria Math" w:cs="Calibri"/>
                          <w:color w:val="000000" w:themeColor="text1"/>
                        </w:rPr>
                        <m:t>S</m:t>
                      </m:r>
                    </m:e>
                    <m:sub>
                      <m:r>
                        <m:rPr>
                          <m:sty m:val="p"/>
                        </m:rPr>
                        <w:rPr>
                          <w:rFonts w:ascii="Cambria Math" w:hAnsi="Cambria Math" w:cs="Calibri"/>
                          <w:color w:val="000000" w:themeColor="text1"/>
                        </w:rPr>
                        <m:t>p</m:t>
                      </m:r>
                    </m:sub>
                  </m:sSub>
                  <m:d>
                    <m:dPr>
                      <m:ctrlPr>
                        <w:rPr>
                          <w:rFonts w:ascii="Cambria Math" w:hAnsi="Cambria Math" w:cs="Calibri"/>
                          <w:color w:val="000000" w:themeColor="text1"/>
                        </w:rPr>
                      </m:ctrlPr>
                    </m:dPr>
                    <m:e>
                      <m:r>
                        <m:rPr>
                          <m:sty m:val="p"/>
                        </m:rPr>
                        <w:rPr>
                          <w:rFonts w:ascii="Cambria Math" w:hAnsi="Cambria Math" w:cs="Calibri"/>
                          <w:color w:val="000000" w:themeColor="text1"/>
                        </w:rPr>
                        <m:t>E,x</m:t>
                      </m:r>
                    </m:e>
                  </m:d>
                  <m:r>
                    <m:rPr>
                      <m:sty m:val="p"/>
                    </m:rPr>
                    <w:rPr>
                      <w:rFonts w:ascii="Cambria Math" w:hAnsi="Cambria Math" w:cs="Calibri"/>
                      <w:color w:val="000000" w:themeColor="text1"/>
                    </w:rPr>
                    <m:t>dx</m:t>
                  </m:r>
                </m:e>
              </m:nary>
            </m:oMath>
            <w:commentRangeEnd w:id="50"/>
            <w:r w:rsidR="00F16736" w:rsidRPr="00803481">
              <w:rPr>
                <w:rStyle w:val="CommentReference"/>
                <w:rFonts w:ascii="Calibri" w:hAnsi="Calibri" w:cs="Calibri"/>
                <w:color w:val="000000" w:themeColor="text1"/>
                <w:sz w:val="22"/>
                <w:szCs w:val="22"/>
              </w:rPr>
              <w:commentReference w:id="50"/>
            </w:r>
            <w:commentRangeEnd w:id="51"/>
            <w:r w:rsidR="00E56D70" w:rsidRPr="00803481">
              <w:rPr>
                <w:rStyle w:val="CommentReference"/>
                <w:rFonts w:ascii="Calibri" w:hAnsi="Calibri" w:cs="Calibri"/>
                <w:color w:val="000000" w:themeColor="text1"/>
                <w:sz w:val="22"/>
                <w:szCs w:val="22"/>
              </w:rPr>
              <w:commentReference w:id="51"/>
            </w:r>
          </w:p>
          <w:p w14:paraId="2C2C35B8" w14:textId="77777777" w:rsidR="00221C2F" w:rsidRPr="00803481" w:rsidRDefault="00221C2F" w:rsidP="00781AE8">
            <w:pPr>
              <w:jc w:val="both"/>
              <w:rPr>
                <w:rFonts w:ascii="Calibri" w:hAnsi="Calibri" w:cs="Calibri"/>
                <w:color w:val="000000" w:themeColor="text1"/>
              </w:rPr>
            </w:pPr>
          </w:p>
        </w:tc>
        <w:tc>
          <w:tcPr>
            <w:tcW w:w="500" w:type="pct"/>
            <w:vAlign w:val="center"/>
          </w:tcPr>
          <w:p w14:paraId="37159CFA" w14:textId="2CFB2F6F" w:rsidR="00221C2F" w:rsidRPr="00803481" w:rsidRDefault="00221C2F" w:rsidP="00781AE8">
            <w:pPr>
              <w:jc w:val="both"/>
              <w:rPr>
                <w:rFonts w:ascii="Calibri" w:hAnsi="Calibri" w:cs="Calibri"/>
                <w:color w:val="000000" w:themeColor="text1"/>
                <w:rtl/>
              </w:rPr>
            </w:pPr>
            <w:r w:rsidRPr="00803481">
              <w:rPr>
                <w:rFonts w:ascii="Calibri" w:hAnsi="Calibri" w:cs="Calibri"/>
                <w:color w:val="000000" w:themeColor="text1"/>
              </w:rPr>
              <w:t>(</w:t>
            </w:r>
            <w:r w:rsidRPr="00803481">
              <w:rPr>
                <w:rFonts w:ascii="Calibri" w:hAnsi="Calibri" w:cs="Calibri"/>
                <w:color w:val="000000" w:themeColor="text1"/>
              </w:rPr>
              <w:fldChar w:fldCharType="begin"/>
            </w:r>
            <w:r w:rsidRPr="00803481">
              <w:rPr>
                <w:rFonts w:ascii="Calibri" w:hAnsi="Calibri" w:cs="Calibri"/>
                <w:color w:val="000000" w:themeColor="text1"/>
              </w:rPr>
              <w:instrText xml:space="preserve"> SEQ Equation \* ARABIC </w:instrText>
            </w:r>
            <w:r w:rsidRPr="00803481">
              <w:rPr>
                <w:rFonts w:ascii="Calibri" w:hAnsi="Calibri" w:cs="Calibri"/>
                <w:color w:val="000000" w:themeColor="text1"/>
              </w:rPr>
              <w:fldChar w:fldCharType="separate"/>
            </w:r>
            <w:r w:rsidR="003C2E42" w:rsidRPr="00803481">
              <w:rPr>
                <w:rFonts w:ascii="Calibri" w:hAnsi="Calibri" w:cs="Calibri"/>
                <w:noProof/>
                <w:color w:val="000000" w:themeColor="text1"/>
              </w:rPr>
              <w:t>15</w:t>
            </w:r>
            <w:r w:rsidRPr="00803481">
              <w:rPr>
                <w:rFonts w:ascii="Calibri" w:hAnsi="Calibri" w:cs="Calibri"/>
                <w:color w:val="000000" w:themeColor="text1"/>
              </w:rPr>
              <w:fldChar w:fldCharType="end"/>
            </w:r>
            <w:r w:rsidRPr="00803481">
              <w:rPr>
                <w:rFonts w:ascii="Calibri" w:hAnsi="Calibri" w:cs="Calibri"/>
                <w:color w:val="000000" w:themeColor="text1"/>
              </w:rPr>
              <w:t>)</w:t>
            </w:r>
          </w:p>
        </w:tc>
      </w:tr>
    </w:tbl>
    <w:p w14:paraId="0A76C7D5" w14:textId="77777777" w:rsidR="00221C2F" w:rsidRPr="00803481" w:rsidRDefault="00221C2F" w:rsidP="00221C2F">
      <w:pPr>
        <w:jc w:val="both"/>
        <w:rPr>
          <w:rFonts w:ascii="Calibri" w:hAnsi="Calibri" w:cs="Calibri"/>
          <w:color w:val="000000" w:themeColor="text1"/>
        </w:rPr>
      </w:pPr>
      <w:r w:rsidRPr="00803481">
        <w:rPr>
          <w:rFonts w:ascii="Calibri" w:hAnsi="Calibri" w:cs="Calibri"/>
          <w:color w:val="000000" w:themeColor="text1"/>
        </w:rPr>
        <w:t xml:space="preserve">Finally, </w:t>
      </w:r>
      <w:r w:rsidRPr="00803481">
        <w:rPr>
          <w:rFonts w:ascii="Calibri" w:hAnsi="Calibri" w:cs="Calibri"/>
        </w:rPr>
        <w:t>the analytical formulation results in a closed-form representation of the photoluminescence signal: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
        <w:gridCol w:w="6912"/>
        <w:gridCol w:w="864"/>
      </w:tblGrid>
      <w:tr w:rsidR="00221C2F" w:rsidRPr="00803481" w14:paraId="5ABBC96F" w14:textId="77777777" w:rsidTr="00781AE8">
        <w:tc>
          <w:tcPr>
            <w:tcW w:w="500" w:type="pct"/>
          </w:tcPr>
          <w:p w14:paraId="09DCE5D0" w14:textId="77777777" w:rsidR="00221C2F" w:rsidRPr="00803481" w:rsidRDefault="00221C2F" w:rsidP="00781AE8">
            <w:pPr>
              <w:jc w:val="both"/>
              <w:rPr>
                <w:rFonts w:ascii="Calibri" w:hAnsi="Calibri" w:cs="Calibri"/>
                <w:color w:val="000000" w:themeColor="text1"/>
              </w:rPr>
            </w:pPr>
          </w:p>
        </w:tc>
        <w:tc>
          <w:tcPr>
            <w:tcW w:w="4000" w:type="pct"/>
            <w:vAlign w:val="center"/>
          </w:tcPr>
          <w:p w14:paraId="7A690F36" w14:textId="77777777" w:rsidR="00221C2F" w:rsidRPr="00803481" w:rsidRDefault="00000000" w:rsidP="00781AE8">
            <w:pPr>
              <w:jc w:val="both"/>
              <w:rPr>
                <w:rFonts w:ascii="Calibri" w:hAnsi="Calibri" w:cs="Calibri"/>
                <w:color w:val="000000" w:themeColor="text1"/>
              </w:rPr>
            </w:pPr>
            <m:oMathPara>
              <m:oMath>
                <m:sSub>
                  <m:sSubPr>
                    <m:ctrlPr>
                      <w:rPr>
                        <w:rFonts w:ascii="Cambria Math" w:hAnsi="Cambria Math" w:cs="Calibri"/>
                        <w:color w:val="000000" w:themeColor="text1"/>
                      </w:rPr>
                    </m:ctrlPr>
                  </m:sSubPr>
                  <m:e>
                    <m:r>
                      <m:rPr>
                        <m:sty m:val="p"/>
                      </m:rPr>
                      <w:rPr>
                        <w:rFonts w:ascii="Cambria Math" w:hAnsi="Cambria Math" w:cs="Calibri"/>
                        <w:color w:val="000000" w:themeColor="text1"/>
                      </w:rPr>
                      <m:t>Φ</m:t>
                    </m:r>
                  </m:e>
                  <m:sub>
                    <m:r>
                      <m:rPr>
                        <m:sty m:val="p"/>
                      </m:rPr>
                      <w:rPr>
                        <w:rFonts w:ascii="Cambria Math" w:hAnsi="Cambria Math" w:cs="Calibri"/>
                        <w:color w:val="000000" w:themeColor="text1"/>
                      </w:rPr>
                      <m:t>PL</m:t>
                    </m:r>
                  </m:sub>
                </m:sSub>
                <m:d>
                  <m:dPr>
                    <m:ctrlPr>
                      <w:rPr>
                        <w:rFonts w:ascii="Cambria Math" w:hAnsi="Cambria Math" w:cs="Calibri"/>
                        <w:color w:val="000000" w:themeColor="text1"/>
                      </w:rPr>
                    </m:ctrlPr>
                  </m:dPr>
                  <m:e>
                    <m:sSub>
                      <m:sSubPr>
                        <m:ctrlPr>
                          <w:rPr>
                            <w:rFonts w:ascii="Cambria Math" w:hAnsi="Cambria Math" w:cs="Calibri"/>
                            <w:color w:val="000000" w:themeColor="text1"/>
                          </w:rPr>
                        </m:ctrlPr>
                      </m:sSubPr>
                      <m:e>
                        <m:r>
                          <m:rPr>
                            <m:sty m:val="p"/>
                          </m:rPr>
                          <w:rPr>
                            <w:rFonts w:ascii="Cambria Math" w:hAnsi="Cambria Math" w:cs="Calibri"/>
                            <w:color w:val="000000" w:themeColor="text1"/>
                          </w:rPr>
                          <m:t>λ</m:t>
                        </m:r>
                      </m:e>
                      <m:sub>
                        <m:r>
                          <m:rPr>
                            <m:sty m:val="p"/>
                          </m:rPr>
                          <w:rPr>
                            <w:rFonts w:ascii="Cambria Math" w:hAnsi="Cambria Math" w:cs="Calibri"/>
                            <w:color w:val="000000" w:themeColor="text1"/>
                          </w:rPr>
                          <m:t>ex</m:t>
                        </m:r>
                      </m:sub>
                    </m:sSub>
                    <m:r>
                      <m:rPr>
                        <m:sty m:val="p"/>
                      </m:rPr>
                      <w:rPr>
                        <w:rFonts w:ascii="Cambria Math" w:hAnsi="Cambria Math" w:cs="Calibri"/>
                        <w:color w:val="000000" w:themeColor="text1"/>
                      </w:rPr>
                      <m:t>,E</m:t>
                    </m:r>
                  </m:e>
                </m:d>
                <m:r>
                  <m:rPr>
                    <m:sty m:val="p"/>
                  </m:rPr>
                  <w:rPr>
                    <w:rFonts w:ascii="Cambria Math" w:hAnsi="Cambria Math" w:cs="Calibri"/>
                    <w:color w:val="000000" w:themeColor="text1"/>
                  </w:rPr>
                  <m:t>=</m:t>
                </m:r>
                <m:sSub>
                  <m:sSubPr>
                    <m:ctrlPr>
                      <w:rPr>
                        <w:rFonts w:ascii="Cambria Math" w:hAnsi="Cambria Math" w:cs="Calibri"/>
                        <w:color w:val="000000" w:themeColor="text1"/>
                      </w:rPr>
                    </m:ctrlPr>
                  </m:sSubPr>
                  <m:e>
                    <m:r>
                      <m:rPr>
                        <m:sty m:val="p"/>
                      </m:rPr>
                      <w:rPr>
                        <w:rFonts w:ascii="Cambria Math" w:hAnsi="Cambria Math" w:cs="Calibri"/>
                        <w:color w:val="000000" w:themeColor="text1"/>
                      </w:rPr>
                      <m:t>α</m:t>
                    </m:r>
                  </m:e>
                  <m:sub>
                    <m:r>
                      <m:rPr>
                        <m:sty m:val="p"/>
                      </m:rPr>
                      <w:rPr>
                        <w:rFonts w:ascii="Cambria Math" w:hAnsi="Cambria Math" w:cs="Calibri"/>
                        <w:color w:val="000000" w:themeColor="text1"/>
                      </w:rPr>
                      <m:t>ex</m:t>
                    </m:r>
                  </m:sub>
                </m:sSub>
                <m:sSub>
                  <m:sSubPr>
                    <m:ctrlPr>
                      <w:rPr>
                        <w:rFonts w:ascii="Cambria Math" w:hAnsi="Cambria Math" w:cs="Calibri"/>
                        <w:color w:val="000000" w:themeColor="text1"/>
                      </w:rPr>
                    </m:ctrlPr>
                  </m:sSubPr>
                  <m:e>
                    <m:r>
                      <m:rPr>
                        <m:sty m:val="p"/>
                      </m:rPr>
                      <w:rPr>
                        <w:rFonts w:ascii="Cambria Math" w:hAnsi="Cambria Math" w:cs="Calibri"/>
                        <w:color w:val="000000" w:themeColor="text1"/>
                      </w:rPr>
                      <m:t>K</m:t>
                    </m:r>
                  </m:e>
                  <m:sub>
                    <m:r>
                      <m:rPr>
                        <m:sty m:val="p"/>
                      </m:rPr>
                      <w:rPr>
                        <w:rFonts w:ascii="Cambria Math" w:hAnsi="Cambria Math" w:cs="Calibri"/>
                        <w:color w:val="000000" w:themeColor="text1"/>
                      </w:rPr>
                      <m:t>1</m:t>
                    </m:r>
                  </m:sub>
                </m:sSub>
                <m:d>
                  <m:dPr>
                    <m:ctrlPr>
                      <w:rPr>
                        <w:rFonts w:ascii="Cambria Math" w:hAnsi="Cambria Math" w:cs="Calibri"/>
                        <w:color w:val="000000" w:themeColor="text1"/>
                      </w:rPr>
                    </m:ctrlPr>
                  </m:dPr>
                  <m:e>
                    <m:f>
                      <m:fPr>
                        <m:ctrlPr>
                          <w:rPr>
                            <w:rFonts w:ascii="Cambria Math" w:hAnsi="Cambria Math" w:cs="Calibri"/>
                            <w:color w:val="000000" w:themeColor="text1"/>
                          </w:rPr>
                        </m:ctrlPr>
                      </m:fPr>
                      <m:num>
                        <m:r>
                          <m:rPr>
                            <m:sty m:val="p"/>
                          </m:rPr>
                          <w:rPr>
                            <w:rFonts w:ascii="Cambria Math" w:hAnsi="Cambria Math" w:cs="Calibri"/>
                            <w:color w:val="000000" w:themeColor="text1"/>
                          </w:rPr>
                          <m:t>2</m:t>
                        </m:r>
                      </m:num>
                      <m:den>
                        <m:r>
                          <m:rPr>
                            <m:sty m:val="p"/>
                          </m:rPr>
                          <w:rPr>
                            <w:rFonts w:ascii="Cambria Math" w:hAnsi="Cambria Math" w:cs="Calibri"/>
                            <w:color w:val="000000" w:themeColor="text1"/>
                          </w:rPr>
                          <m:t xml:space="preserve">α+ </m:t>
                        </m:r>
                        <m:sSub>
                          <m:sSubPr>
                            <m:ctrlPr>
                              <w:rPr>
                                <w:rFonts w:ascii="Cambria Math" w:hAnsi="Cambria Math" w:cs="Calibri"/>
                                <w:color w:val="000000" w:themeColor="text1"/>
                              </w:rPr>
                            </m:ctrlPr>
                          </m:sSubPr>
                          <m:e>
                            <m:r>
                              <m:rPr>
                                <m:sty m:val="p"/>
                              </m:rPr>
                              <w:rPr>
                                <w:rFonts w:ascii="Cambria Math" w:hAnsi="Cambria Math" w:cs="Calibri"/>
                                <w:color w:val="000000" w:themeColor="text1"/>
                              </w:rPr>
                              <m:t>α</m:t>
                            </m:r>
                          </m:e>
                          <m:sub>
                            <m:r>
                              <m:rPr>
                                <m:sty m:val="p"/>
                              </m:rPr>
                              <w:rPr>
                                <w:rFonts w:ascii="Cambria Math" w:hAnsi="Cambria Math" w:cs="Calibri"/>
                                <w:color w:val="000000" w:themeColor="text1"/>
                              </w:rPr>
                              <m:t>ex</m:t>
                            </m:r>
                          </m:sub>
                        </m:sSub>
                      </m:den>
                    </m:f>
                    <m:r>
                      <m:rPr>
                        <m:sty m:val="p"/>
                      </m:rPr>
                      <w:rPr>
                        <w:rFonts w:ascii="Cambria Math" w:hAnsi="Cambria Math" w:cs="Calibri"/>
                        <w:color w:val="000000" w:themeColor="text1"/>
                      </w:rPr>
                      <m:t>+</m:t>
                    </m:r>
                    <m:f>
                      <m:fPr>
                        <m:ctrlPr>
                          <w:rPr>
                            <w:rFonts w:ascii="Cambria Math" w:hAnsi="Cambria Math" w:cs="Calibri"/>
                            <w:color w:val="000000" w:themeColor="text1"/>
                          </w:rPr>
                        </m:ctrlPr>
                      </m:fPr>
                      <m:num>
                        <m:sSub>
                          <m:sSubPr>
                            <m:ctrlPr>
                              <w:rPr>
                                <w:rFonts w:ascii="Cambria Math" w:hAnsi="Cambria Math" w:cs="Calibri"/>
                                <w:color w:val="000000" w:themeColor="text1"/>
                              </w:rPr>
                            </m:ctrlPr>
                          </m:sSubPr>
                          <m:e>
                            <m:r>
                              <m:rPr>
                                <m:sty m:val="p"/>
                              </m:rPr>
                              <w:rPr>
                                <w:rFonts w:ascii="Cambria Math" w:hAnsi="Cambria Math" w:cs="Calibri"/>
                                <w:color w:val="000000" w:themeColor="text1"/>
                              </w:rPr>
                              <m:t>A</m:t>
                            </m:r>
                          </m:e>
                          <m:sub>
                            <m:r>
                              <m:rPr>
                                <m:sty m:val="p"/>
                              </m:rPr>
                              <w:rPr>
                                <w:rFonts w:ascii="Cambria Math" w:hAnsi="Cambria Math" w:cs="Calibri"/>
                                <w:color w:val="000000" w:themeColor="text1"/>
                              </w:rPr>
                              <m:t>1</m:t>
                            </m:r>
                          </m:sub>
                        </m:sSub>
                      </m:num>
                      <m:den>
                        <m:f>
                          <m:fPr>
                            <m:ctrlPr>
                              <w:rPr>
                                <w:rFonts w:ascii="Cambria Math" w:hAnsi="Cambria Math" w:cs="Calibri"/>
                                <w:color w:val="000000" w:themeColor="text1"/>
                              </w:rPr>
                            </m:ctrlPr>
                          </m:fPr>
                          <m:num>
                            <m:r>
                              <m:rPr>
                                <m:sty m:val="p"/>
                              </m:rPr>
                              <w:rPr>
                                <w:rFonts w:ascii="Cambria Math" w:hAnsi="Cambria Math" w:cs="Calibri"/>
                                <w:color w:val="000000" w:themeColor="text1"/>
                              </w:rPr>
                              <m:t>1</m:t>
                            </m:r>
                          </m:num>
                          <m:den>
                            <m:sSub>
                              <m:sSubPr>
                                <m:ctrlPr>
                                  <w:rPr>
                                    <w:rFonts w:ascii="Cambria Math" w:hAnsi="Cambria Math" w:cs="Calibri"/>
                                    <w:color w:val="000000" w:themeColor="text1"/>
                                  </w:rPr>
                                </m:ctrlPr>
                              </m:sSubPr>
                              <m:e>
                                <m:r>
                                  <m:rPr>
                                    <m:sty m:val="p"/>
                                  </m:rPr>
                                  <w:rPr>
                                    <w:rFonts w:ascii="Cambria Math" w:hAnsi="Cambria Math" w:cs="Calibri"/>
                                    <w:color w:val="000000" w:themeColor="text1"/>
                                  </w:rPr>
                                  <m:t>L</m:t>
                                </m:r>
                              </m:e>
                              <m:sub>
                                <m:r>
                                  <m:rPr>
                                    <m:sty m:val="p"/>
                                  </m:rPr>
                                  <w:rPr>
                                    <w:rFonts w:ascii="Cambria Math" w:hAnsi="Cambria Math" w:cs="Calibri"/>
                                    <w:color w:val="000000" w:themeColor="text1"/>
                                  </w:rPr>
                                  <m:t>n</m:t>
                                </m:r>
                              </m:sub>
                            </m:sSub>
                          </m:den>
                        </m:f>
                        <m:r>
                          <m:rPr>
                            <m:sty m:val="p"/>
                          </m:rPr>
                          <w:rPr>
                            <w:rFonts w:ascii="Cambria Math" w:hAnsi="Cambria Math" w:cs="Calibri"/>
                            <w:color w:val="000000" w:themeColor="text1"/>
                          </w:rPr>
                          <m:t>+</m:t>
                        </m:r>
                        <m:sSub>
                          <m:sSubPr>
                            <m:ctrlPr>
                              <w:rPr>
                                <w:rFonts w:ascii="Cambria Math" w:hAnsi="Cambria Math" w:cs="Calibri"/>
                                <w:color w:val="000000" w:themeColor="text1"/>
                              </w:rPr>
                            </m:ctrlPr>
                          </m:sSubPr>
                          <m:e>
                            <m:r>
                              <m:rPr>
                                <m:sty m:val="p"/>
                              </m:rPr>
                              <w:rPr>
                                <w:rFonts w:ascii="Cambria Math" w:hAnsi="Cambria Math" w:cs="Calibri"/>
                                <w:color w:val="000000" w:themeColor="text1"/>
                              </w:rPr>
                              <m:t>α</m:t>
                            </m:r>
                          </m:e>
                          <m:sub>
                            <m:r>
                              <m:rPr>
                                <m:sty m:val="p"/>
                              </m:rPr>
                              <w:rPr>
                                <w:rFonts w:ascii="Cambria Math" w:hAnsi="Cambria Math" w:cs="Calibri"/>
                                <w:color w:val="000000" w:themeColor="text1"/>
                              </w:rPr>
                              <m:t>ex</m:t>
                            </m:r>
                          </m:sub>
                        </m:sSub>
                      </m:den>
                    </m:f>
                  </m:e>
                </m:d>
              </m:oMath>
            </m:oMathPara>
          </w:p>
          <w:p w14:paraId="2B7982BB" w14:textId="77777777" w:rsidR="00221C2F" w:rsidRPr="00803481" w:rsidRDefault="00221C2F" w:rsidP="00781AE8">
            <w:pPr>
              <w:bidi/>
              <w:jc w:val="both"/>
              <w:rPr>
                <w:rFonts w:ascii="Calibri" w:hAnsi="Calibri" w:cs="Calibri"/>
                <w:color w:val="000000" w:themeColor="text1"/>
                <w:rtl/>
                <w:lang w:bidi="he-IL"/>
              </w:rPr>
            </w:pPr>
          </w:p>
        </w:tc>
        <w:tc>
          <w:tcPr>
            <w:tcW w:w="500" w:type="pct"/>
            <w:vAlign w:val="center"/>
          </w:tcPr>
          <w:p w14:paraId="6F98FA00" w14:textId="3831BD78" w:rsidR="00221C2F" w:rsidRPr="00803481" w:rsidRDefault="00221C2F" w:rsidP="00781AE8">
            <w:pPr>
              <w:jc w:val="both"/>
              <w:rPr>
                <w:rFonts w:ascii="Calibri" w:hAnsi="Calibri" w:cs="Calibri"/>
                <w:color w:val="000000" w:themeColor="text1"/>
                <w:rtl/>
              </w:rPr>
            </w:pPr>
            <w:r w:rsidRPr="00803481">
              <w:rPr>
                <w:rFonts w:ascii="Calibri" w:hAnsi="Calibri" w:cs="Calibri"/>
                <w:color w:val="000000" w:themeColor="text1"/>
              </w:rPr>
              <w:t>(</w:t>
            </w:r>
            <w:r w:rsidRPr="00803481">
              <w:rPr>
                <w:rFonts w:ascii="Calibri" w:hAnsi="Calibri" w:cs="Calibri"/>
                <w:color w:val="000000" w:themeColor="text1"/>
              </w:rPr>
              <w:fldChar w:fldCharType="begin"/>
            </w:r>
            <w:r w:rsidRPr="00803481">
              <w:rPr>
                <w:rFonts w:ascii="Calibri" w:hAnsi="Calibri" w:cs="Calibri"/>
                <w:color w:val="000000" w:themeColor="text1"/>
              </w:rPr>
              <w:instrText xml:space="preserve"> SEQ Equation \* ARABIC </w:instrText>
            </w:r>
            <w:r w:rsidRPr="00803481">
              <w:rPr>
                <w:rFonts w:ascii="Calibri" w:hAnsi="Calibri" w:cs="Calibri"/>
                <w:color w:val="000000" w:themeColor="text1"/>
              </w:rPr>
              <w:fldChar w:fldCharType="separate"/>
            </w:r>
            <w:r w:rsidR="003C2E42" w:rsidRPr="00803481">
              <w:rPr>
                <w:rFonts w:ascii="Calibri" w:hAnsi="Calibri" w:cs="Calibri"/>
                <w:noProof/>
                <w:color w:val="000000" w:themeColor="text1"/>
              </w:rPr>
              <w:t>16</w:t>
            </w:r>
            <w:r w:rsidRPr="00803481">
              <w:rPr>
                <w:rFonts w:ascii="Calibri" w:hAnsi="Calibri" w:cs="Calibri"/>
                <w:color w:val="000000" w:themeColor="text1"/>
              </w:rPr>
              <w:fldChar w:fldCharType="end"/>
            </w:r>
            <w:r w:rsidRPr="00803481">
              <w:rPr>
                <w:rFonts w:ascii="Calibri" w:hAnsi="Calibri" w:cs="Calibri"/>
                <w:color w:val="000000" w:themeColor="text1"/>
              </w:rPr>
              <w:t>)</w:t>
            </w:r>
          </w:p>
        </w:tc>
      </w:tr>
    </w:tbl>
    <w:p w14:paraId="712B95B1" w14:textId="77777777" w:rsidR="00221C2F" w:rsidRPr="00803481" w:rsidRDefault="00221C2F" w:rsidP="00925E44">
      <w:pPr>
        <w:bidi/>
        <w:jc w:val="both"/>
        <w:rPr>
          <w:rFonts w:ascii="Calibri" w:hAnsi="Calibri" w:cs="Calibri"/>
          <w:color w:val="000000" w:themeColor="text1"/>
          <w:rtl/>
          <w:lang w:bidi="he-IL"/>
        </w:rPr>
      </w:pPr>
    </w:p>
    <w:p w14:paraId="301A967F" w14:textId="77777777" w:rsidR="00221C2F" w:rsidRPr="00803481" w:rsidRDefault="00221C2F" w:rsidP="00221C2F">
      <w:pPr>
        <w:jc w:val="both"/>
        <w:rPr>
          <w:rFonts w:ascii="Calibri" w:hAnsi="Calibri" w:cs="Calibri"/>
          <w:color w:val="000000" w:themeColor="text1"/>
        </w:rPr>
      </w:pPr>
    </w:p>
    <w:p w14:paraId="45090AC5" w14:textId="2721226E" w:rsidR="007A5DF3" w:rsidRPr="00F654D8" w:rsidRDefault="00594B97" w:rsidP="004E0EFB">
      <w:pPr>
        <w:pStyle w:val="Heading1"/>
        <w:numPr>
          <w:ilvl w:val="0"/>
          <w:numId w:val="20"/>
        </w:numPr>
        <w:jc w:val="both"/>
        <w:rPr>
          <w:rFonts w:cstheme="majorHAnsi"/>
          <w:color w:val="000000" w:themeColor="text1"/>
        </w:rPr>
      </w:pPr>
      <w:r w:rsidRPr="00F654D8">
        <w:rPr>
          <w:rFonts w:cstheme="majorHAnsi"/>
          <w:color w:val="000000" w:themeColor="text1"/>
        </w:rPr>
        <w:t>Methods</w:t>
      </w:r>
    </w:p>
    <w:p w14:paraId="5462832D" w14:textId="224D3120" w:rsidR="00594B97" w:rsidRPr="00803481" w:rsidRDefault="00594B97" w:rsidP="004E0EFB">
      <w:pPr>
        <w:pStyle w:val="Heading1"/>
        <w:numPr>
          <w:ilvl w:val="1"/>
          <w:numId w:val="20"/>
        </w:numPr>
        <w:spacing w:before="200"/>
        <w:jc w:val="both"/>
        <w:rPr>
          <w:rFonts w:cstheme="majorHAnsi"/>
          <w:color w:val="000000" w:themeColor="text1"/>
          <w:rtl/>
        </w:rPr>
      </w:pPr>
      <w:r w:rsidRPr="00803481">
        <w:rPr>
          <w:rFonts w:cstheme="majorHAnsi"/>
          <w:color w:val="000000" w:themeColor="text1"/>
        </w:rPr>
        <w:t>Diffusion Length Extraction from Depth-Resolved SELE Photoluminescence</w:t>
      </w:r>
    </w:p>
    <w:p w14:paraId="624F31CF" w14:textId="6C142451" w:rsidR="00594B97" w:rsidRPr="00803481" w:rsidRDefault="00594B97" w:rsidP="004E0EFB">
      <w:pPr>
        <w:pStyle w:val="Heading2"/>
        <w:numPr>
          <w:ilvl w:val="2"/>
          <w:numId w:val="20"/>
        </w:numPr>
        <w:jc w:val="both"/>
        <w:rPr>
          <w:rFonts w:cstheme="majorHAnsi"/>
          <w:color w:val="000000" w:themeColor="text1"/>
          <w:sz w:val="22"/>
          <w:szCs w:val="22"/>
        </w:rPr>
      </w:pPr>
      <w:r w:rsidRPr="00803481">
        <w:rPr>
          <w:rFonts w:cstheme="majorHAnsi"/>
          <w:color w:val="000000" w:themeColor="text1"/>
          <w:sz w:val="22"/>
          <w:szCs w:val="22"/>
        </w:rPr>
        <w:t>PL and Ellipsometry Measurements</w:t>
      </w:r>
    </w:p>
    <w:p w14:paraId="1336B196" w14:textId="67150D3C" w:rsidR="00594B97" w:rsidRPr="00803481" w:rsidRDefault="00DB2D60" w:rsidP="00594B97">
      <w:pPr>
        <w:spacing w:after="0"/>
        <w:jc w:val="both"/>
        <w:rPr>
          <w:rFonts w:asciiTheme="majorHAnsi" w:hAnsiTheme="majorHAnsi" w:cstheme="majorHAnsi"/>
          <w:color w:val="000000" w:themeColor="text1"/>
        </w:rPr>
      </w:pPr>
      <w:r w:rsidRPr="00803481">
        <w:rPr>
          <w:rFonts w:asciiTheme="majorHAnsi" w:hAnsiTheme="majorHAnsi" w:cstheme="majorHAnsi"/>
          <w:color w:val="000000" w:themeColor="text1"/>
        </w:rPr>
        <w:t xml:space="preserve">For each excitation wavelength </w:t>
      </w:r>
      <m:oMath>
        <m:sSub>
          <m:sSubPr>
            <m:ctrlPr>
              <w:rPr>
                <w:rFonts w:ascii="Cambria Math" w:hAnsi="Cambria Math" w:cstheme="majorHAnsi"/>
              </w:rPr>
            </m:ctrlPr>
          </m:sSubPr>
          <m:e>
            <m:r>
              <m:rPr>
                <m:sty m:val="p"/>
              </m:rPr>
              <w:rPr>
                <w:rFonts w:ascii="Cambria Math" w:hAnsi="Cambria Math" w:cstheme="majorHAnsi"/>
              </w:rPr>
              <m:t>λ</m:t>
            </m:r>
          </m:e>
          <m:sub>
            <m:r>
              <m:rPr>
                <m:sty m:val="p"/>
              </m:rPr>
              <w:rPr>
                <w:rFonts w:ascii="Cambria Math" w:hAnsi="Cambria Math" w:cstheme="majorHAnsi"/>
              </w:rPr>
              <m:t>ex</m:t>
            </m:r>
          </m:sub>
        </m:sSub>
      </m:oMath>
      <w:r w:rsidRPr="00803481">
        <w:rPr>
          <w:rFonts w:asciiTheme="majorHAnsi" w:hAnsiTheme="majorHAnsi" w:cstheme="majorHAnsi"/>
          <w:color w:val="000000" w:themeColor="text1"/>
        </w:rPr>
        <w:t xml:space="preserve">, the photoluminescence (PL) spectrum is measured across all emission wavelengths </w:t>
      </w:r>
      <m:oMath>
        <m:sSub>
          <m:sSubPr>
            <m:ctrlPr>
              <w:rPr>
                <w:rFonts w:ascii="Cambria Math" w:hAnsi="Cambria Math" w:cstheme="majorHAnsi"/>
              </w:rPr>
            </m:ctrlPr>
          </m:sSubPr>
          <m:e>
            <m:r>
              <m:rPr>
                <m:sty m:val="p"/>
              </m:rPr>
              <w:rPr>
                <w:rFonts w:ascii="Cambria Math" w:hAnsi="Cambria Math" w:cstheme="majorHAnsi"/>
              </w:rPr>
              <m:t>λ</m:t>
            </m:r>
          </m:e>
          <m:sub>
            <m:r>
              <m:rPr>
                <m:sty m:val="p"/>
              </m:rPr>
              <w:rPr>
                <w:rFonts w:ascii="Cambria Math" w:hAnsi="Cambria Math" w:cstheme="majorHAnsi"/>
              </w:rPr>
              <m:t>em</m:t>
            </m:r>
          </m:sub>
        </m:sSub>
      </m:oMath>
      <w:r w:rsidRPr="00803481">
        <w:rPr>
          <w:rFonts w:asciiTheme="majorHAnsi" w:hAnsiTheme="majorHAnsi" w:cstheme="majorHAnsi"/>
          <w:color w:val="000000" w:themeColor="text1"/>
        </w:rPr>
        <w:t xml:space="preserve"> - </w:t>
      </w:r>
      <m:oMath>
        <m:r>
          <m:rPr>
            <m:sty m:val="p"/>
          </m:rPr>
          <w:rPr>
            <w:rFonts w:ascii="Cambria Math" w:hAnsi="Cambria Math" w:cstheme="majorHAnsi"/>
          </w:rPr>
          <m:t>PL</m:t>
        </m:r>
        <m:d>
          <m:dPr>
            <m:ctrlPr>
              <w:rPr>
                <w:rFonts w:ascii="Cambria Math" w:hAnsi="Cambria Math" w:cstheme="majorHAnsi"/>
              </w:rPr>
            </m:ctrlPr>
          </m:dPr>
          <m:e>
            <m:sSub>
              <m:sSubPr>
                <m:ctrlPr>
                  <w:rPr>
                    <w:rFonts w:ascii="Cambria Math" w:hAnsi="Cambria Math" w:cstheme="majorHAnsi"/>
                  </w:rPr>
                </m:ctrlPr>
              </m:sSubPr>
              <m:e>
                <m:r>
                  <m:rPr>
                    <m:sty m:val="p"/>
                  </m:rPr>
                  <w:rPr>
                    <w:rFonts w:ascii="Cambria Math" w:hAnsi="Cambria Math" w:cstheme="majorHAnsi"/>
                  </w:rPr>
                  <m:t>λ</m:t>
                </m:r>
              </m:e>
              <m:sub>
                <m:r>
                  <m:rPr>
                    <m:sty m:val="p"/>
                  </m:rPr>
                  <w:rPr>
                    <w:rFonts w:ascii="Cambria Math" w:hAnsi="Cambria Math" w:cstheme="majorHAnsi"/>
                  </w:rPr>
                  <m:t>em</m:t>
                </m:r>
              </m:sub>
            </m:sSub>
            <m:r>
              <m:rPr>
                <m:sty m:val="p"/>
              </m:rPr>
              <w:rPr>
                <w:rFonts w:ascii="Cambria Math" w:hAnsi="Cambria Math" w:cstheme="majorHAnsi"/>
              </w:rPr>
              <m:t>,</m:t>
            </m:r>
            <m:sSub>
              <m:sSubPr>
                <m:ctrlPr>
                  <w:rPr>
                    <w:rFonts w:ascii="Cambria Math" w:hAnsi="Cambria Math" w:cstheme="majorHAnsi"/>
                  </w:rPr>
                </m:ctrlPr>
              </m:sSubPr>
              <m:e>
                <m:r>
                  <m:rPr>
                    <m:sty m:val="p"/>
                  </m:rPr>
                  <w:rPr>
                    <w:rFonts w:ascii="Cambria Math" w:hAnsi="Cambria Math" w:cstheme="majorHAnsi"/>
                  </w:rPr>
                  <m:t>λ</m:t>
                </m:r>
              </m:e>
              <m:sub>
                <m:r>
                  <m:rPr>
                    <m:sty m:val="p"/>
                  </m:rPr>
                  <w:rPr>
                    <w:rFonts w:ascii="Cambria Math" w:hAnsi="Cambria Math" w:cstheme="majorHAnsi"/>
                  </w:rPr>
                  <m:t>ex</m:t>
                </m:r>
              </m:sub>
            </m:sSub>
          </m:e>
        </m:d>
        <m:r>
          <m:rPr>
            <m:sty m:val="p"/>
          </m:rPr>
          <w:rPr>
            <w:rFonts w:ascii="Cambria Math" w:hAnsi="Cambria Math" w:cstheme="majorHAnsi"/>
          </w:rPr>
          <m:t>.</m:t>
        </m:r>
      </m:oMath>
    </w:p>
    <w:p w14:paraId="344783BC" w14:textId="77777777" w:rsidR="00594B97" w:rsidRPr="00803481" w:rsidRDefault="00594B97" w:rsidP="00594B97">
      <w:pPr>
        <w:spacing w:after="0"/>
        <w:jc w:val="both"/>
        <w:rPr>
          <w:rFonts w:asciiTheme="majorHAnsi" w:hAnsiTheme="majorHAnsi" w:cstheme="majorHAnsi"/>
          <w:color w:val="000000" w:themeColor="text1"/>
        </w:rPr>
      </w:pPr>
    </w:p>
    <w:p w14:paraId="0FCD800C" w14:textId="4F9ACA9B" w:rsidR="00DD2DCF" w:rsidRPr="00803481" w:rsidRDefault="00000000">
      <w:pPr>
        <w:spacing w:after="0"/>
        <w:jc w:val="both"/>
        <w:rPr>
          <w:rFonts w:asciiTheme="majorHAnsi" w:hAnsiTheme="majorHAnsi" w:cstheme="majorHAnsi"/>
          <w:color w:val="000000" w:themeColor="text1"/>
        </w:rPr>
      </w:pPr>
      <w:r w:rsidRPr="00803481">
        <w:rPr>
          <w:rFonts w:asciiTheme="majorHAnsi" w:hAnsiTheme="majorHAnsi" w:cstheme="majorHAnsi"/>
          <w:color w:val="000000" w:themeColor="text1"/>
        </w:rPr>
        <w:t xml:space="preserve">Incident wavelength-dependent PL measurements were conducted in an integrating sphere-based setup, illustrated in </w:t>
      </w:r>
      <w:r w:rsidR="008810F9" w:rsidRPr="00803481">
        <w:rPr>
          <w:rFonts w:asciiTheme="majorHAnsi" w:hAnsiTheme="majorHAnsi" w:cstheme="majorHAnsi"/>
          <w:color w:val="000000" w:themeColor="text1"/>
        </w:rPr>
        <w:fldChar w:fldCharType="begin"/>
      </w:r>
      <w:r w:rsidR="008810F9" w:rsidRPr="00803481">
        <w:rPr>
          <w:rFonts w:asciiTheme="majorHAnsi" w:hAnsiTheme="majorHAnsi" w:cstheme="majorHAnsi"/>
          <w:color w:val="000000" w:themeColor="text1"/>
        </w:rPr>
        <w:instrText xml:space="preserve"> REF _Ref229734469 \h </w:instrText>
      </w:r>
      <w:r w:rsidR="00803481">
        <w:rPr>
          <w:rFonts w:asciiTheme="majorHAnsi" w:hAnsiTheme="majorHAnsi" w:cstheme="majorHAnsi"/>
          <w:color w:val="000000" w:themeColor="text1"/>
        </w:rPr>
        <w:instrText xml:space="preserve"> \* MERGEFORMAT </w:instrText>
      </w:r>
      <w:r w:rsidR="008810F9" w:rsidRPr="00803481">
        <w:rPr>
          <w:rFonts w:asciiTheme="majorHAnsi" w:hAnsiTheme="majorHAnsi" w:cstheme="majorHAnsi"/>
          <w:color w:val="000000" w:themeColor="text1"/>
        </w:rPr>
      </w:r>
      <w:r w:rsidR="008810F9" w:rsidRPr="00803481">
        <w:rPr>
          <w:rFonts w:asciiTheme="majorHAnsi" w:hAnsiTheme="majorHAnsi" w:cstheme="majorHAnsi"/>
          <w:color w:val="000000" w:themeColor="text1"/>
        </w:rPr>
        <w:fldChar w:fldCharType="separate"/>
      </w:r>
      <w:r w:rsidR="003C2E42" w:rsidRPr="00803481">
        <w:rPr>
          <w:rFonts w:asciiTheme="majorHAnsi" w:hAnsiTheme="majorHAnsi" w:cstheme="majorHAnsi"/>
          <w:color w:val="000000" w:themeColor="text1"/>
        </w:rPr>
        <w:t xml:space="preserve">Figure </w:t>
      </w:r>
      <w:r w:rsidR="003C2E42" w:rsidRPr="00803481">
        <w:rPr>
          <w:rFonts w:asciiTheme="majorHAnsi" w:hAnsiTheme="majorHAnsi" w:cstheme="majorHAnsi"/>
          <w:noProof/>
          <w:color w:val="000000" w:themeColor="text1"/>
        </w:rPr>
        <w:t>1</w:t>
      </w:r>
      <w:r w:rsidR="008810F9" w:rsidRPr="00803481">
        <w:rPr>
          <w:rFonts w:asciiTheme="majorHAnsi" w:hAnsiTheme="majorHAnsi" w:cstheme="majorHAnsi"/>
          <w:color w:val="000000" w:themeColor="text1"/>
        </w:rPr>
        <w:fldChar w:fldCharType="end"/>
      </w:r>
      <w:r w:rsidRPr="00803481">
        <w:rPr>
          <w:rFonts w:asciiTheme="majorHAnsi" w:hAnsiTheme="majorHAnsi" w:cstheme="majorHAnsi"/>
          <w:color w:val="000000" w:themeColor="text1"/>
        </w:rPr>
        <w:t xml:space="preserve">. A tunable Xe lamp source produced quasi-monochromatic illumination with a 20 nm bandwidth, focused onto the sample port of the integrating sphere. The emitted PL signal was collected through the sphere output, passed through a long-pass filter to reject excitation light, and routed via an optical fiber to a spectrometer. The incident photon flux was measured using a calibrated detector placed at the sample port, and the system transfer function was calibrated using NIST-traceable diffuse reflectance standards </w:t>
      </w:r>
      <w:r w:rsidR="00D10F2A" w:rsidRPr="00803481">
        <w:rPr>
          <w:rFonts w:asciiTheme="majorHAnsi" w:hAnsiTheme="majorHAnsi" w:cstheme="majorHAnsi"/>
          <w:color w:val="000000" w:themeColor="text1"/>
        </w:rPr>
        <w:fldChar w:fldCharType="begin"/>
      </w:r>
      <w:r w:rsidR="00D10F2A" w:rsidRPr="00803481">
        <w:rPr>
          <w:rFonts w:asciiTheme="majorHAnsi" w:hAnsiTheme="majorHAnsi" w:cstheme="majorHAnsi"/>
          <w:color w:val="000000" w:themeColor="text1"/>
        </w:rPr>
        <w:instrText xml:space="preserve"> REF _Ref237862854 \r \h </w:instrText>
      </w:r>
      <w:r w:rsidR="00803481">
        <w:rPr>
          <w:rFonts w:asciiTheme="majorHAnsi" w:hAnsiTheme="majorHAnsi" w:cstheme="majorHAnsi"/>
          <w:color w:val="000000" w:themeColor="text1"/>
        </w:rPr>
        <w:instrText xml:space="preserve"> \* MERGEFORMAT </w:instrText>
      </w:r>
      <w:r w:rsidR="00D10F2A" w:rsidRPr="00803481">
        <w:rPr>
          <w:rFonts w:asciiTheme="majorHAnsi" w:hAnsiTheme="majorHAnsi" w:cstheme="majorHAnsi"/>
          <w:color w:val="000000" w:themeColor="text1"/>
        </w:rPr>
      </w:r>
      <w:r w:rsidR="00D10F2A" w:rsidRPr="00803481">
        <w:rPr>
          <w:rFonts w:asciiTheme="majorHAnsi" w:hAnsiTheme="majorHAnsi" w:cstheme="majorHAnsi"/>
          <w:color w:val="000000" w:themeColor="text1"/>
        </w:rPr>
        <w:fldChar w:fldCharType="separate"/>
      </w:r>
      <w:r w:rsidR="003C2E42" w:rsidRPr="00803481">
        <w:rPr>
          <w:rFonts w:asciiTheme="majorHAnsi" w:hAnsiTheme="majorHAnsi" w:cstheme="majorHAnsi"/>
          <w:color w:val="000000" w:themeColor="text1"/>
          <w:cs/>
        </w:rPr>
        <w:t>‎</w:t>
      </w:r>
      <w:r w:rsidR="003C2E42" w:rsidRPr="00803481">
        <w:rPr>
          <w:rFonts w:asciiTheme="majorHAnsi" w:hAnsiTheme="majorHAnsi" w:cstheme="majorHAnsi"/>
          <w:color w:val="000000" w:themeColor="text1"/>
        </w:rPr>
        <w:t>[16]</w:t>
      </w:r>
      <w:r w:rsidR="00D10F2A" w:rsidRPr="00803481">
        <w:rPr>
          <w:rFonts w:asciiTheme="majorHAnsi" w:hAnsiTheme="majorHAnsi" w:cstheme="majorHAnsi"/>
          <w:color w:val="000000" w:themeColor="text1"/>
        </w:rPr>
        <w:fldChar w:fldCharType="end"/>
      </w:r>
      <w:r w:rsidRPr="00803481">
        <w:rPr>
          <w:rFonts w:asciiTheme="majorHAnsi" w:hAnsiTheme="majorHAnsi" w:cstheme="majorHAnsi"/>
          <w:color w:val="000000" w:themeColor="text1"/>
        </w:rPr>
        <w:t>.</w:t>
      </w:r>
    </w:p>
    <w:p w14:paraId="47ACCC2A" w14:textId="77777777" w:rsidR="008810F9" w:rsidRPr="00803481" w:rsidRDefault="008810F9">
      <w:pPr>
        <w:spacing w:after="0"/>
        <w:jc w:val="both"/>
        <w:rPr>
          <w:rFonts w:asciiTheme="majorHAnsi" w:hAnsiTheme="majorHAnsi" w:cstheme="majorHAnsi"/>
          <w:color w:val="000000" w:themeColor="text1"/>
        </w:rPr>
      </w:pPr>
    </w:p>
    <w:p w14:paraId="7D57BED2" w14:textId="77777777" w:rsidR="008810F9" w:rsidRPr="00803481" w:rsidRDefault="008810F9" w:rsidP="008810F9">
      <w:pPr>
        <w:jc w:val="center"/>
        <w:rPr>
          <w:rFonts w:asciiTheme="majorHAnsi" w:hAnsiTheme="majorHAnsi" w:cstheme="majorHAnsi"/>
          <w:color w:val="000000" w:themeColor="text1"/>
          <w:rtl/>
          <w:lang w:bidi="he-IL"/>
        </w:rPr>
      </w:pPr>
      <w:r w:rsidRPr="00803481">
        <w:rPr>
          <w:rFonts w:asciiTheme="majorHAnsi" w:hAnsiTheme="majorHAnsi" w:cstheme="majorHAnsi"/>
          <w:noProof/>
          <w:color w:val="000000" w:themeColor="text1"/>
        </w:rPr>
        <w:lastRenderedPageBreak/>
        <w:drawing>
          <wp:inline distT="0" distB="0" distL="0" distR="0" wp14:anchorId="08B448C4" wp14:editId="07583FB4">
            <wp:extent cx="2743200" cy="2320394"/>
            <wp:effectExtent l="0" t="0" r="0" b="0"/>
            <wp:docPr id="3" name="Setup"/>
            <wp:cNvGraphicFramePr/>
            <a:graphic xmlns:a="http://schemas.openxmlformats.org/drawingml/2006/main">
              <a:graphicData uri="http://schemas.openxmlformats.org/drawingml/2006/picture">
                <pic:pic xmlns:pic="http://schemas.openxmlformats.org/drawingml/2006/picture">
                  <pic:nvPicPr>
                    <pic:cNvPr id="3" name="Setup"/>
                    <pic:cNvPicPr/>
                  </pic:nvPicPr>
                  <pic:blipFill>
                    <a:blip r:embed="rId12"/>
                    <a:stretch>
                      <a:fillRect/>
                    </a:stretch>
                  </pic:blipFill>
                  <pic:spPr>
                    <a:xfrm>
                      <a:off x="0" y="0"/>
                      <a:ext cx="2743200" cy="2320394"/>
                    </a:xfrm>
                    <a:prstGeom prst="rect">
                      <a:avLst/>
                    </a:prstGeom>
                  </pic:spPr>
                </pic:pic>
              </a:graphicData>
            </a:graphic>
          </wp:inline>
        </w:drawing>
      </w:r>
    </w:p>
    <w:p w14:paraId="2A408829" w14:textId="04766BB3" w:rsidR="008810F9" w:rsidRPr="00803481" w:rsidRDefault="008810F9" w:rsidP="008810F9">
      <w:pPr>
        <w:pStyle w:val="Caption"/>
        <w:jc w:val="both"/>
        <w:rPr>
          <w:rFonts w:asciiTheme="majorHAnsi" w:hAnsiTheme="majorHAnsi" w:cstheme="majorHAnsi"/>
          <w:i/>
          <w:color w:val="000000" w:themeColor="text1"/>
          <w:sz w:val="22"/>
          <w:szCs w:val="22"/>
        </w:rPr>
      </w:pPr>
      <w:bookmarkStart w:id="52" w:name="_Ref229734469"/>
      <w:r w:rsidRPr="00803481">
        <w:rPr>
          <w:rFonts w:asciiTheme="majorHAnsi" w:hAnsiTheme="majorHAnsi" w:cstheme="majorHAnsi"/>
          <w:color w:val="000000" w:themeColor="text1"/>
          <w:sz w:val="22"/>
          <w:szCs w:val="22"/>
        </w:rPr>
        <w:t xml:space="preserve">Figure </w:t>
      </w:r>
      <w:r w:rsidRPr="00803481">
        <w:rPr>
          <w:rFonts w:asciiTheme="majorHAnsi" w:hAnsiTheme="majorHAnsi" w:cstheme="majorHAnsi"/>
          <w:color w:val="000000" w:themeColor="text1"/>
          <w:sz w:val="22"/>
          <w:szCs w:val="22"/>
        </w:rPr>
        <w:fldChar w:fldCharType="begin"/>
      </w:r>
      <w:r w:rsidRPr="00803481">
        <w:rPr>
          <w:rFonts w:asciiTheme="majorHAnsi" w:hAnsiTheme="majorHAnsi" w:cstheme="majorHAnsi"/>
          <w:color w:val="000000" w:themeColor="text1"/>
          <w:sz w:val="22"/>
          <w:szCs w:val="22"/>
        </w:rPr>
        <w:instrText xml:space="preserve"> SEQ Figure \* ARABIC </w:instrText>
      </w:r>
      <w:r w:rsidRPr="00803481">
        <w:rPr>
          <w:rFonts w:asciiTheme="majorHAnsi" w:hAnsiTheme="majorHAnsi" w:cstheme="majorHAnsi"/>
          <w:color w:val="000000" w:themeColor="text1"/>
          <w:sz w:val="22"/>
          <w:szCs w:val="22"/>
        </w:rPr>
        <w:fldChar w:fldCharType="separate"/>
      </w:r>
      <w:r w:rsidR="003C2E42" w:rsidRPr="00803481">
        <w:rPr>
          <w:rFonts w:asciiTheme="majorHAnsi" w:hAnsiTheme="majorHAnsi" w:cstheme="majorHAnsi"/>
          <w:noProof/>
          <w:color w:val="000000" w:themeColor="text1"/>
          <w:sz w:val="22"/>
          <w:szCs w:val="22"/>
        </w:rPr>
        <w:t>1</w:t>
      </w:r>
      <w:r w:rsidRPr="00803481">
        <w:rPr>
          <w:rFonts w:asciiTheme="majorHAnsi" w:hAnsiTheme="majorHAnsi" w:cstheme="majorHAnsi"/>
          <w:color w:val="000000" w:themeColor="text1"/>
          <w:sz w:val="22"/>
          <w:szCs w:val="22"/>
        </w:rPr>
        <w:fldChar w:fldCharType="end"/>
      </w:r>
      <w:bookmarkEnd w:id="52"/>
      <w:r w:rsidRPr="00803481">
        <w:rPr>
          <w:rFonts w:asciiTheme="majorHAnsi" w:hAnsiTheme="majorHAnsi" w:cstheme="majorHAnsi"/>
          <w:color w:val="000000" w:themeColor="text1"/>
          <w:sz w:val="22"/>
          <w:szCs w:val="22"/>
        </w:rPr>
        <w:t xml:space="preserve"> - </w:t>
      </w:r>
      <w:r w:rsidRPr="00803481">
        <w:rPr>
          <w:rFonts w:asciiTheme="majorHAnsi" w:hAnsiTheme="majorHAnsi" w:cstheme="majorHAnsi"/>
          <w:b w:val="0"/>
          <w:bCs w:val="0"/>
          <w:i/>
          <w:color w:val="000000" w:themeColor="text1"/>
          <w:sz w:val="22"/>
          <w:szCs w:val="22"/>
        </w:rPr>
        <w:t>Excitation</w:t>
      </w:r>
      <w:r w:rsidRPr="00803481">
        <w:rPr>
          <w:rFonts w:asciiTheme="majorHAnsi" w:hAnsiTheme="majorHAnsi" w:cstheme="majorHAnsi"/>
          <w:b w:val="0"/>
          <w:bCs w:val="0"/>
          <w:color w:val="000000" w:themeColor="text1"/>
          <w:sz w:val="22"/>
          <w:szCs w:val="22"/>
        </w:rPr>
        <w:t xml:space="preserve"> </w:t>
      </w:r>
      <w:r w:rsidRPr="00803481">
        <w:rPr>
          <w:rFonts w:asciiTheme="majorHAnsi" w:hAnsiTheme="majorHAnsi" w:cstheme="majorHAnsi"/>
          <w:b w:val="0"/>
          <w:bCs w:val="0"/>
          <w:i/>
          <w:color w:val="000000" w:themeColor="text1"/>
          <w:sz w:val="22"/>
          <w:szCs w:val="22"/>
        </w:rPr>
        <w:t>wavelength-dependent PL measurements setup using an integrating sphere. The photo-detector and reflectance standard are used for incident photon-flux measurements and calibration.</w:t>
      </w:r>
    </w:p>
    <w:p w14:paraId="652380A6" w14:textId="7A8A7E23" w:rsidR="00594B97" w:rsidRPr="00803481" w:rsidRDefault="00594B97" w:rsidP="00594B97">
      <w:pPr>
        <w:spacing w:after="0"/>
        <w:jc w:val="both"/>
        <w:rPr>
          <w:rFonts w:asciiTheme="majorHAnsi" w:hAnsiTheme="majorHAnsi" w:cstheme="majorHAnsi"/>
          <w:color w:val="000000" w:themeColor="text1"/>
        </w:rPr>
      </w:pPr>
      <w:r w:rsidRPr="00803481">
        <w:rPr>
          <w:rFonts w:asciiTheme="majorHAnsi" w:hAnsiTheme="majorHAnsi" w:cstheme="majorHAnsi"/>
          <w:color w:val="000000" w:themeColor="text1"/>
        </w:rPr>
        <w:t>The wavelength-dependent complex refractive index</w:t>
      </w:r>
      <m:oMath>
        <m:r>
          <w:rPr>
            <w:rFonts w:ascii="Cambria Math" w:hAnsi="Cambria Math" w:cstheme="majorHAnsi"/>
            <w:color w:val="000000" w:themeColor="text1"/>
          </w:rPr>
          <m:t xml:space="preserve"> n(λ)+ik(λ</m:t>
        </m:r>
      </m:oMath>
      <w:r w:rsidRPr="00803481">
        <w:rPr>
          <w:rFonts w:asciiTheme="majorHAnsi" w:hAnsiTheme="majorHAnsi" w:cstheme="majorHAnsi"/>
          <w:color w:val="000000" w:themeColor="text1"/>
        </w:rPr>
        <w:t xml:space="preserve">) of the sample is measured using spectroscopic ellipsometry. The extinction coefficient </w:t>
      </w:r>
      <m:oMath>
        <m:r>
          <w:rPr>
            <w:rFonts w:ascii="Cambria Math" w:hAnsi="Cambria Math" w:cstheme="majorHAnsi"/>
            <w:color w:val="000000" w:themeColor="text1"/>
          </w:rPr>
          <m:t>k(λ)</m:t>
        </m:r>
      </m:oMath>
      <w:r w:rsidRPr="00803481">
        <w:rPr>
          <w:rFonts w:asciiTheme="majorHAnsi" w:hAnsiTheme="majorHAnsi" w:cstheme="majorHAnsi"/>
          <w:color w:val="000000" w:themeColor="text1"/>
        </w:rPr>
        <w:t xml:space="preserve"> was used to extract the absorption coefficient </w:t>
      </w:r>
      <m:oMath>
        <m:r>
          <w:rPr>
            <w:rFonts w:ascii="Cambria Math" w:hAnsi="Cambria Math" w:cstheme="majorHAnsi"/>
            <w:color w:val="000000" w:themeColor="text1"/>
          </w:rPr>
          <m:t>α(λ)</m:t>
        </m:r>
      </m:oMath>
      <w:r w:rsidRPr="00803481">
        <w:rPr>
          <w:rFonts w:asciiTheme="majorHAnsi" w:hAnsiTheme="majorHAnsi" w:cstheme="majorHAnsi"/>
          <w:color w:val="000000" w:themeColor="text1"/>
        </w:rPr>
        <w:t xml:space="preserve"> according to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9"/>
        <w:gridCol w:w="961"/>
      </w:tblGrid>
      <w:tr w:rsidR="00594B97" w:rsidRPr="00803481" w14:paraId="096D60BE" w14:textId="77777777" w:rsidTr="00325A1E">
        <w:tc>
          <w:tcPr>
            <w:tcW w:w="4000" w:type="pct"/>
            <w:vAlign w:val="center"/>
          </w:tcPr>
          <w:p w14:paraId="1E0B5C8A" w14:textId="77777777" w:rsidR="00594B97" w:rsidRPr="00803481" w:rsidRDefault="00594B97" w:rsidP="00325A1E">
            <w:pPr>
              <w:jc w:val="both"/>
              <w:rPr>
                <w:rFonts w:asciiTheme="majorHAnsi" w:hAnsiTheme="majorHAnsi" w:cstheme="majorHAnsi"/>
                <w:color w:val="000000" w:themeColor="text1"/>
              </w:rPr>
            </w:pPr>
            <m:oMathPara>
              <m:oMath>
                <m:r>
                  <m:rPr>
                    <m:sty m:val="p"/>
                  </m:rPr>
                  <w:rPr>
                    <w:rFonts w:ascii="Cambria Math" w:hAnsi="Cambria Math" w:cstheme="majorHAnsi"/>
                    <w:color w:val="000000" w:themeColor="text1"/>
                  </w:rPr>
                  <m:t>α</m:t>
                </m:r>
                <m:d>
                  <m:dPr>
                    <m:ctrlPr>
                      <w:rPr>
                        <w:rFonts w:ascii="Cambria Math" w:hAnsi="Cambria Math" w:cstheme="majorHAnsi"/>
                        <w:color w:val="000000" w:themeColor="text1"/>
                      </w:rPr>
                    </m:ctrlPr>
                  </m:dPr>
                  <m:e>
                    <m:r>
                      <m:rPr>
                        <m:sty m:val="p"/>
                      </m:rPr>
                      <w:rPr>
                        <w:rFonts w:ascii="Cambria Math" w:eastAsia="Cambria Math" w:hAnsi="Cambria Math" w:cstheme="majorHAnsi"/>
                        <w:color w:val="000000" w:themeColor="text1"/>
                      </w:rPr>
                      <m:t>λ</m:t>
                    </m:r>
                  </m:e>
                </m:d>
                <m:r>
                  <m:rPr>
                    <m:sty m:val="p"/>
                  </m:rPr>
                  <w:rPr>
                    <w:rFonts w:ascii="Cambria Math" w:hAnsi="Cambria Math" w:cstheme="majorHAnsi"/>
                    <w:color w:val="000000" w:themeColor="text1"/>
                  </w:rPr>
                  <m:t xml:space="preserve">= </m:t>
                </m:r>
                <m:f>
                  <m:fPr>
                    <m:ctrlPr>
                      <w:rPr>
                        <w:rFonts w:ascii="Cambria Math" w:hAnsi="Cambria Math" w:cstheme="majorHAnsi"/>
                        <w:color w:val="000000" w:themeColor="text1"/>
                      </w:rPr>
                    </m:ctrlPr>
                  </m:fPr>
                  <m:num>
                    <m:r>
                      <m:rPr>
                        <m:sty m:val="p"/>
                      </m:rPr>
                      <w:rPr>
                        <w:rFonts w:ascii="Cambria Math" w:eastAsia="Cambria Math" w:hAnsi="Cambria Math" w:cstheme="majorHAnsi"/>
                        <w:color w:val="000000" w:themeColor="text1"/>
                      </w:rPr>
                      <m:t>4πk(λ)</m:t>
                    </m:r>
                  </m:num>
                  <m:den>
                    <m:r>
                      <m:rPr>
                        <m:sty m:val="p"/>
                      </m:rPr>
                      <w:rPr>
                        <w:rFonts w:ascii="Cambria Math" w:eastAsia="Cambria Math" w:hAnsi="Cambria Math" w:cstheme="majorHAnsi"/>
                        <w:color w:val="000000" w:themeColor="text1"/>
                      </w:rPr>
                      <m:t>λ</m:t>
                    </m:r>
                  </m:den>
                </m:f>
              </m:oMath>
            </m:oMathPara>
          </w:p>
        </w:tc>
        <w:tc>
          <w:tcPr>
            <w:tcW w:w="500" w:type="pct"/>
            <w:vAlign w:val="center"/>
          </w:tcPr>
          <w:p w14:paraId="34E9D3C1" w14:textId="6D19AC0F" w:rsidR="00594B97" w:rsidRPr="00803481" w:rsidRDefault="00594B97" w:rsidP="00325A1E">
            <w:pPr>
              <w:jc w:val="both"/>
              <w:rPr>
                <w:rFonts w:asciiTheme="majorHAnsi" w:hAnsiTheme="majorHAnsi" w:cstheme="majorHAnsi"/>
                <w:color w:val="000000" w:themeColor="text1"/>
                <w:rtl/>
              </w:rPr>
            </w:pPr>
            <w:r w:rsidRPr="00803481">
              <w:rPr>
                <w:rFonts w:asciiTheme="majorHAnsi" w:hAnsiTheme="majorHAnsi" w:cstheme="majorHAnsi"/>
                <w:color w:val="000000" w:themeColor="text1"/>
              </w:rPr>
              <w:t>(</w:t>
            </w:r>
            <w:r w:rsidRPr="00803481">
              <w:rPr>
                <w:rFonts w:asciiTheme="majorHAnsi" w:hAnsiTheme="majorHAnsi" w:cstheme="majorHAnsi"/>
                <w:color w:val="000000" w:themeColor="text1"/>
              </w:rPr>
              <w:fldChar w:fldCharType="begin"/>
            </w:r>
            <w:r w:rsidRPr="00803481">
              <w:rPr>
                <w:rFonts w:asciiTheme="majorHAnsi" w:hAnsiTheme="majorHAnsi" w:cstheme="majorHAnsi"/>
                <w:color w:val="000000" w:themeColor="text1"/>
              </w:rPr>
              <w:instrText xml:space="preserve"> SEQ Equation \* ARABIC </w:instrText>
            </w:r>
            <w:r w:rsidRPr="00803481">
              <w:rPr>
                <w:rFonts w:asciiTheme="majorHAnsi" w:hAnsiTheme="majorHAnsi" w:cstheme="majorHAnsi"/>
                <w:color w:val="000000" w:themeColor="text1"/>
              </w:rPr>
              <w:fldChar w:fldCharType="separate"/>
            </w:r>
            <w:r w:rsidR="003C2E42" w:rsidRPr="00803481">
              <w:rPr>
                <w:rFonts w:asciiTheme="majorHAnsi" w:hAnsiTheme="majorHAnsi" w:cstheme="majorHAnsi"/>
                <w:noProof/>
                <w:color w:val="000000" w:themeColor="text1"/>
              </w:rPr>
              <w:t>17</w:t>
            </w:r>
            <w:r w:rsidRPr="00803481">
              <w:rPr>
                <w:rFonts w:asciiTheme="majorHAnsi" w:hAnsiTheme="majorHAnsi" w:cstheme="majorHAnsi"/>
                <w:color w:val="000000" w:themeColor="text1"/>
              </w:rPr>
              <w:fldChar w:fldCharType="end"/>
            </w:r>
            <w:r w:rsidRPr="00803481">
              <w:rPr>
                <w:rFonts w:asciiTheme="majorHAnsi" w:hAnsiTheme="majorHAnsi" w:cstheme="majorHAnsi"/>
                <w:color w:val="000000" w:themeColor="text1"/>
              </w:rPr>
              <w:t>)</w:t>
            </w:r>
          </w:p>
        </w:tc>
      </w:tr>
    </w:tbl>
    <w:p w14:paraId="5D65D046" w14:textId="3DE59622" w:rsidR="00594B97" w:rsidRPr="00803481" w:rsidRDefault="00594B97" w:rsidP="00DB2D60">
      <w:pPr>
        <w:spacing w:after="0"/>
        <w:jc w:val="both"/>
        <w:rPr>
          <w:rFonts w:asciiTheme="majorHAnsi" w:hAnsiTheme="majorHAnsi" w:cstheme="majorHAnsi"/>
          <w:color w:val="000000" w:themeColor="text1"/>
          <w:lang w:bidi="he-IL"/>
        </w:rPr>
      </w:pPr>
      <w:r w:rsidRPr="00803481">
        <w:rPr>
          <w:rFonts w:asciiTheme="majorHAnsi" w:hAnsiTheme="majorHAnsi" w:cstheme="majorHAnsi"/>
          <w:color w:val="000000" w:themeColor="text1"/>
        </w:rPr>
        <w:t xml:space="preserve">The absorption coefficients at the excitation and emission wavelengths, denoted </w:t>
      </w:r>
      <m:oMath>
        <m:sSub>
          <m:sSubPr>
            <m:ctrlPr>
              <w:rPr>
                <w:rFonts w:ascii="Cambria Math" w:hAnsi="Cambria Math" w:cstheme="majorHAnsi"/>
                <w:i/>
                <w:color w:val="000000" w:themeColor="text1"/>
              </w:rPr>
            </m:ctrlPr>
          </m:sSubPr>
          <m:e>
            <m:r>
              <w:rPr>
                <w:rFonts w:ascii="Cambria Math" w:hAnsi="Cambria Math" w:cstheme="majorHAnsi"/>
                <w:color w:val="000000" w:themeColor="text1"/>
              </w:rPr>
              <m:t>α</m:t>
            </m:r>
          </m:e>
          <m:sub>
            <m:r>
              <w:rPr>
                <w:rFonts w:ascii="Cambria Math" w:hAnsi="Cambria Math" w:cstheme="majorHAnsi"/>
                <w:color w:val="000000" w:themeColor="text1"/>
              </w:rPr>
              <m:t>ex</m:t>
            </m:r>
          </m:sub>
        </m:sSub>
        <m:r>
          <w:rPr>
            <w:rFonts w:ascii="Cambria Math" w:hAnsi="Cambria Math" w:cstheme="majorHAnsi"/>
            <w:color w:val="000000" w:themeColor="text1"/>
          </w:rPr>
          <m:t>≡α(</m:t>
        </m:r>
        <m:sSub>
          <m:sSubPr>
            <m:ctrlPr>
              <w:rPr>
                <w:rFonts w:ascii="Cambria Math" w:hAnsi="Cambria Math" w:cstheme="majorHAnsi"/>
                <w:i/>
                <w:color w:val="000000" w:themeColor="text1"/>
              </w:rPr>
            </m:ctrlPr>
          </m:sSubPr>
          <m:e>
            <m:r>
              <w:rPr>
                <w:rFonts w:ascii="Cambria Math" w:hAnsi="Cambria Math" w:cstheme="majorHAnsi"/>
                <w:color w:val="000000" w:themeColor="text1"/>
              </w:rPr>
              <m:t>λ</m:t>
            </m:r>
          </m:e>
          <m:sub>
            <m:r>
              <w:rPr>
                <w:rFonts w:ascii="Cambria Math" w:hAnsi="Cambria Math" w:cstheme="majorHAnsi"/>
                <w:color w:val="000000" w:themeColor="text1"/>
              </w:rPr>
              <m:t>ex</m:t>
            </m:r>
          </m:sub>
        </m:sSub>
        <m:r>
          <w:rPr>
            <w:rFonts w:ascii="Cambria Math" w:hAnsi="Cambria Math" w:cstheme="majorHAnsi"/>
            <w:color w:val="000000" w:themeColor="text1"/>
          </w:rPr>
          <m:t>)</m:t>
        </m:r>
      </m:oMath>
      <w:r w:rsidRPr="00803481">
        <w:rPr>
          <w:rFonts w:asciiTheme="majorHAnsi" w:hAnsiTheme="majorHAnsi" w:cstheme="majorHAnsi"/>
          <w:color w:val="000000" w:themeColor="text1"/>
        </w:rPr>
        <w:t xml:space="preserve"> and </w:t>
      </w:r>
      <m:oMath>
        <m:sSub>
          <m:sSubPr>
            <m:ctrlPr>
              <w:rPr>
                <w:rFonts w:ascii="Cambria Math" w:hAnsi="Cambria Math" w:cstheme="majorHAnsi"/>
                <w:i/>
                <w:color w:val="000000" w:themeColor="text1"/>
              </w:rPr>
            </m:ctrlPr>
          </m:sSubPr>
          <m:e>
            <m:r>
              <w:rPr>
                <w:rFonts w:ascii="Cambria Math" w:hAnsi="Cambria Math" w:cstheme="majorHAnsi"/>
                <w:color w:val="000000" w:themeColor="text1"/>
              </w:rPr>
              <m:t>α</m:t>
            </m:r>
          </m:e>
          <m:sub>
            <m:r>
              <w:rPr>
                <w:rFonts w:ascii="Cambria Math" w:hAnsi="Cambria Math" w:cstheme="majorHAnsi"/>
                <w:color w:val="000000" w:themeColor="text1"/>
              </w:rPr>
              <m:t>em</m:t>
            </m:r>
          </m:sub>
        </m:sSub>
        <m:r>
          <w:rPr>
            <w:rFonts w:ascii="Cambria Math" w:hAnsi="Cambria Math" w:cstheme="majorHAnsi"/>
            <w:color w:val="000000" w:themeColor="text1"/>
          </w:rPr>
          <m:t>≡α(</m:t>
        </m:r>
        <m:sSub>
          <m:sSubPr>
            <m:ctrlPr>
              <w:rPr>
                <w:rFonts w:ascii="Cambria Math" w:hAnsi="Cambria Math" w:cstheme="majorHAnsi"/>
                <w:i/>
                <w:color w:val="000000" w:themeColor="text1"/>
              </w:rPr>
            </m:ctrlPr>
          </m:sSubPr>
          <m:e>
            <m:r>
              <w:rPr>
                <w:rFonts w:ascii="Cambria Math" w:hAnsi="Cambria Math" w:cstheme="majorHAnsi"/>
                <w:color w:val="000000" w:themeColor="text1"/>
              </w:rPr>
              <m:t>λ</m:t>
            </m:r>
          </m:e>
          <m:sub>
            <m:r>
              <w:rPr>
                <w:rFonts w:ascii="Cambria Math" w:hAnsi="Cambria Math" w:cstheme="majorHAnsi"/>
                <w:color w:val="000000" w:themeColor="text1"/>
              </w:rPr>
              <m:t>em</m:t>
            </m:r>
          </m:sub>
        </m:sSub>
        <m:r>
          <w:rPr>
            <w:rFonts w:ascii="Cambria Math" w:hAnsi="Cambria Math" w:cstheme="majorHAnsi"/>
            <w:color w:val="000000" w:themeColor="text1"/>
          </w:rPr>
          <m:t>)</m:t>
        </m:r>
      </m:oMath>
      <w:r w:rsidRPr="00803481">
        <w:rPr>
          <w:rFonts w:asciiTheme="majorHAnsi" w:hAnsiTheme="majorHAnsi" w:cstheme="majorHAnsi"/>
          <w:color w:val="000000" w:themeColor="text1"/>
        </w:rPr>
        <w:t>, are both obtained from the same ellipsometry measurement and treated as known inputs to the analysis.</w:t>
      </w:r>
    </w:p>
    <w:p w14:paraId="25F3EB51" w14:textId="58F7B7B7" w:rsidR="00594B97" w:rsidRPr="00803481" w:rsidRDefault="00594B97" w:rsidP="004E0EFB">
      <w:pPr>
        <w:pStyle w:val="Heading2"/>
        <w:numPr>
          <w:ilvl w:val="2"/>
          <w:numId w:val="20"/>
        </w:numPr>
        <w:jc w:val="both"/>
        <w:rPr>
          <w:rFonts w:cstheme="majorHAnsi"/>
          <w:color w:val="000000" w:themeColor="text1"/>
          <w:sz w:val="22"/>
          <w:szCs w:val="22"/>
        </w:rPr>
      </w:pPr>
      <w:r w:rsidRPr="00803481">
        <w:rPr>
          <w:rFonts w:cstheme="majorHAnsi"/>
          <w:color w:val="000000" w:themeColor="text1"/>
          <w:sz w:val="22"/>
          <w:szCs w:val="22"/>
        </w:rPr>
        <w:t>Analytical Closed-Form Expression for PL</w:t>
      </w:r>
    </w:p>
    <w:p w14:paraId="19974CC2" w14:textId="0D6F0572" w:rsidR="00594B97" w:rsidRPr="00803481" w:rsidRDefault="00594B97" w:rsidP="00594B97">
      <w:pPr>
        <w:spacing w:after="0"/>
        <w:jc w:val="both"/>
        <w:rPr>
          <w:rFonts w:asciiTheme="majorHAnsi" w:hAnsiTheme="majorHAnsi" w:cstheme="majorHAnsi"/>
          <w:color w:val="000000" w:themeColor="text1"/>
        </w:rPr>
      </w:pPr>
      <w:r w:rsidRPr="00803481">
        <w:rPr>
          <w:rFonts w:asciiTheme="majorHAnsi" w:hAnsiTheme="majorHAnsi" w:cstheme="majorHAnsi"/>
          <w:color w:val="000000" w:themeColor="text1"/>
        </w:rPr>
        <w:t>Within the SELE framework, the PL intensity is derived by treating carrier generation, diffusion, surface recombination, and photon escape probability analytically, and integrating the resulting carrier distribution over depth. The full derivation, including the excess-carrier profile and closed-form escape-probability integral, is presented in the Analytic Solution</w:t>
      </w:r>
      <w:r w:rsidR="008B4973">
        <w:rPr>
          <w:rFonts w:asciiTheme="majorHAnsi" w:hAnsiTheme="majorHAnsi" w:cstheme="majorHAnsi"/>
          <w:color w:val="000000" w:themeColor="text1"/>
        </w:rPr>
        <w:t>,</w:t>
      </w:r>
      <w:r w:rsidRPr="00803481">
        <w:rPr>
          <w:rFonts w:asciiTheme="majorHAnsi" w:hAnsiTheme="majorHAnsi" w:cstheme="majorHAnsi"/>
          <w:color w:val="000000" w:themeColor="text1"/>
        </w:rPr>
        <w:t xml:space="preserve"> </w:t>
      </w:r>
      <w:r w:rsidR="008B4973">
        <w:rPr>
          <w:rFonts w:asciiTheme="majorHAnsi" w:hAnsiTheme="majorHAnsi" w:cstheme="majorHAnsi"/>
          <w:color w:val="000000" w:themeColor="text1"/>
        </w:rPr>
        <w:t xml:space="preserve">section </w:t>
      </w:r>
      <w:r w:rsidR="00F654D8">
        <w:rPr>
          <w:rFonts w:asciiTheme="majorHAnsi" w:hAnsiTheme="majorHAnsi" w:cstheme="majorHAnsi"/>
          <w:color w:val="000000" w:themeColor="text1"/>
        </w:rPr>
        <w:fldChar w:fldCharType="begin"/>
      </w:r>
      <w:r w:rsidR="00F654D8">
        <w:rPr>
          <w:rFonts w:asciiTheme="majorHAnsi" w:hAnsiTheme="majorHAnsi" w:cstheme="majorHAnsi"/>
          <w:color w:val="000000" w:themeColor="text1"/>
        </w:rPr>
        <w:instrText xml:space="preserve"> REF _Ref239610963 \r \h </w:instrText>
      </w:r>
      <w:r w:rsidR="00F654D8">
        <w:rPr>
          <w:rFonts w:asciiTheme="majorHAnsi" w:hAnsiTheme="majorHAnsi" w:cstheme="majorHAnsi"/>
          <w:color w:val="000000" w:themeColor="text1"/>
        </w:rPr>
      </w:r>
      <w:r w:rsidR="00F654D8">
        <w:rPr>
          <w:rFonts w:asciiTheme="majorHAnsi" w:hAnsiTheme="majorHAnsi" w:cstheme="majorHAnsi"/>
          <w:color w:val="000000" w:themeColor="text1"/>
        </w:rPr>
        <w:fldChar w:fldCharType="separate"/>
      </w:r>
      <w:r w:rsidR="00F654D8">
        <w:rPr>
          <w:rFonts w:asciiTheme="majorHAnsi" w:hAnsiTheme="majorHAnsi" w:cstheme="majorHAnsi"/>
          <w:color w:val="000000" w:themeColor="text1"/>
          <w:cs/>
        </w:rPr>
        <w:t>‎</w:t>
      </w:r>
      <w:r w:rsidR="00F654D8">
        <w:rPr>
          <w:rFonts w:asciiTheme="majorHAnsi" w:hAnsiTheme="majorHAnsi" w:cstheme="majorHAnsi"/>
          <w:color w:val="000000" w:themeColor="text1"/>
        </w:rPr>
        <w:t>3</w:t>
      </w:r>
      <w:r w:rsidR="00F654D8">
        <w:rPr>
          <w:rFonts w:asciiTheme="majorHAnsi" w:hAnsiTheme="majorHAnsi" w:cstheme="majorHAnsi"/>
          <w:color w:val="000000" w:themeColor="text1"/>
        </w:rPr>
        <w:fldChar w:fldCharType="end"/>
      </w:r>
      <w:r w:rsidRPr="00803481">
        <w:rPr>
          <w:rFonts w:asciiTheme="majorHAnsi" w:hAnsiTheme="majorHAnsi" w:cstheme="majorHAnsi"/>
          <w:color w:val="000000" w:themeColor="text1"/>
        </w:rPr>
        <w:t>. This procedure yields the following closed-form expression for the detected PL signal as a function of excitation and emission wavelength</w:t>
      </w:r>
    </w:p>
    <w:p w14:paraId="5C686925" w14:textId="0D0F6CF1" w:rsidR="00594B97" w:rsidRPr="00803481" w:rsidDel="00E5162A" w:rsidRDefault="00594B97" w:rsidP="00594B97">
      <w:pPr>
        <w:spacing w:after="0"/>
        <w:jc w:val="both"/>
        <w:rPr>
          <w:del w:id="53" w:author="Gideon Segev" w:date="2026-08-26T11:36:00Z" w16du:dateUtc="2026-08-26T18:36:00Z"/>
          <w:rFonts w:asciiTheme="majorHAnsi" w:hAnsiTheme="majorHAnsi" w:cstheme="majorHAnsi"/>
          <w:color w:val="000000" w:themeColor="text1"/>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
        <w:gridCol w:w="6912"/>
        <w:gridCol w:w="864"/>
      </w:tblGrid>
      <w:tr w:rsidR="00594B97" w:rsidRPr="00803481" w14:paraId="401EEAEA" w14:textId="77777777" w:rsidTr="00325A1E">
        <w:tc>
          <w:tcPr>
            <w:tcW w:w="500" w:type="pct"/>
          </w:tcPr>
          <w:p w14:paraId="2C9692E6" w14:textId="77777777" w:rsidR="00594B97" w:rsidRPr="00803481" w:rsidRDefault="00594B97" w:rsidP="00325A1E">
            <w:pPr>
              <w:jc w:val="both"/>
              <w:rPr>
                <w:rFonts w:asciiTheme="majorHAnsi" w:hAnsiTheme="majorHAnsi" w:cstheme="majorHAnsi"/>
                <w:color w:val="000000" w:themeColor="text1"/>
              </w:rPr>
            </w:pPr>
          </w:p>
        </w:tc>
        <w:tc>
          <w:tcPr>
            <w:tcW w:w="4000" w:type="pct"/>
            <w:vAlign w:val="center"/>
          </w:tcPr>
          <w:p w14:paraId="278E4EF5" w14:textId="77777777" w:rsidR="00594B97" w:rsidRPr="00803481" w:rsidDel="00E5162A" w:rsidRDefault="00594B97" w:rsidP="00325A1E">
            <w:pPr>
              <w:jc w:val="both"/>
              <w:rPr>
                <w:del w:id="54" w:author="Gideon Segev" w:date="2026-08-26T11:36:00Z" w16du:dateUtc="2026-08-26T18:36:00Z"/>
                <w:rFonts w:asciiTheme="majorHAnsi" w:hAnsiTheme="majorHAnsi" w:cstheme="majorHAnsi"/>
                <w:color w:val="000000" w:themeColor="text1"/>
              </w:rPr>
            </w:pPr>
            <m:oMathPara>
              <m:oMath>
                <m:r>
                  <m:rPr>
                    <m:sty m:val="p"/>
                  </m:rPr>
                  <w:rPr>
                    <w:rFonts w:ascii="Cambria Math" w:hAnsi="Cambria Math" w:cstheme="majorHAnsi"/>
                    <w:color w:val="000000" w:themeColor="text1"/>
                  </w:rPr>
                  <m:t>PL</m:t>
                </m:r>
                <m:d>
                  <m:dPr>
                    <m:ctrlPr>
                      <w:rPr>
                        <w:rFonts w:ascii="Cambria Math" w:hAnsi="Cambria Math" w:cstheme="majorHAnsi"/>
                        <w:color w:val="000000" w:themeColor="text1"/>
                      </w:rPr>
                    </m:ctrlPr>
                  </m:dPr>
                  <m:e>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λ</m:t>
                        </m:r>
                      </m:e>
                      <m:sub>
                        <m:r>
                          <m:rPr>
                            <m:sty m:val="p"/>
                          </m:rPr>
                          <w:rPr>
                            <w:rFonts w:ascii="Cambria Math" w:hAnsi="Cambria Math" w:cstheme="majorHAnsi"/>
                            <w:color w:val="000000" w:themeColor="text1"/>
                          </w:rPr>
                          <m:t>em</m:t>
                        </m:r>
                      </m:sub>
                    </m:sSub>
                    <m:r>
                      <m:rPr>
                        <m:sty m:val="p"/>
                      </m:rPr>
                      <w:rPr>
                        <w:rFonts w:ascii="Cambria Math" w:hAnsi="Cambria Math" w:cstheme="majorHAnsi"/>
                        <w:color w:val="000000" w:themeColor="text1"/>
                      </w:rPr>
                      <m:t>,</m:t>
                    </m:r>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λ</m:t>
                        </m:r>
                      </m:e>
                      <m:sub>
                        <m:r>
                          <m:rPr>
                            <m:sty m:val="p"/>
                          </m:rPr>
                          <w:rPr>
                            <w:rFonts w:ascii="Cambria Math" w:hAnsi="Cambria Math" w:cstheme="majorHAnsi"/>
                            <w:color w:val="000000" w:themeColor="text1"/>
                          </w:rPr>
                          <m:t>ex</m:t>
                        </m:r>
                      </m:sub>
                    </m:sSub>
                    <m:r>
                      <m:rPr>
                        <m:sty m:val="p"/>
                      </m:rPr>
                      <w:rPr>
                        <w:rFonts w:ascii="Cambria Math" w:hAnsi="Cambria Math" w:cstheme="majorHAnsi"/>
                        <w:color w:val="000000" w:themeColor="text1"/>
                      </w:rPr>
                      <m:t xml:space="preserve"> </m:t>
                    </m:r>
                  </m:e>
                </m:d>
                <m:r>
                  <m:rPr>
                    <m:sty m:val="p"/>
                  </m:rPr>
                  <w:rPr>
                    <w:rFonts w:ascii="Cambria Math" w:hAnsi="Cambria Math" w:cstheme="majorHAnsi"/>
                    <w:color w:val="000000" w:themeColor="text1"/>
                  </w:rPr>
                  <m:t>=</m:t>
                </m:r>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α</m:t>
                    </m:r>
                  </m:e>
                  <m:sub>
                    <m:r>
                      <m:rPr>
                        <m:sty m:val="p"/>
                      </m:rPr>
                      <w:rPr>
                        <w:rFonts w:ascii="Cambria Math" w:hAnsi="Cambria Math" w:cstheme="majorHAnsi"/>
                        <w:color w:val="000000" w:themeColor="text1"/>
                      </w:rPr>
                      <m:t>ex</m:t>
                    </m:r>
                  </m:sub>
                </m:sSub>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K</m:t>
                    </m:r>
                  </m:e>
                  <m:sub>
                    <m:r>
                      <m:rPr>
                        <m:sty m:val="p"/>
                      </m:rPr>
                      <w:rPr>
                        <w:rFonts w:ascii="Cambria Math" w:hAnsi="Cambria Math" w:cstheme="majorHAnsi"/>
                        <w:color w:val="000000" w:themeColor="text1"/>
                      </w:rPr>
                      <m:t>1</m:t>
                    </m:r>
                  </m:sub>
                </m:sSub>
                <m:d>
                  <m:dPr>
                    <m:ctrlPr>
                      <w:rPr>
                        <w:rFonts w:ascii="Cambria Math" w:hAnsi="Cambria Math" w:cstheme="majorHAnsi"/>
                        <w:color w:val="000000" w:themeColor="text1"/>
                      </w:rPr>
                    </m:ctrlPr>
                  </m:dPr>
                  <m:e>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λ</m:t>
                        </m:r>
                      </m:e>
                      <m:sub>
                        <m:r>
                          <m:rPr>
                            <m:sty m:val="p"/>
                          </m:rPr>
                          <w:rPr>
                            <w:rFonts w:ascii="Cambria Math" w:hAnsi="Cambria Math" w:cstheme="majorHAnsi"/>
                            <w:color w:val="000000" w:themeColor="text1"/>
                          </w:rPr>
                          <m:t>em</m:t>
                        </m:r>
                      </m:sub>
                    </m:sSub>
                  </m:e>
                </m:d>
                <m:r>
                  <m:rPr>
                    <m:sty m:val="p"/>
                  </m:rPr>
                  <w:rPr>
                    <w:rFonts w:ascii="Cambria Math" w:hAnsi="Cambria Math" w:cstheme="majorHAnsi"/>
                    <w:color w:val="000000" w:themeColor="text1"/>
                  </w:rPr>
                  <m:t xml:space="preserve">   </m:t>
                </m:r>
                <m:d>
                  <m:dPr>
                    <m:ctrlPr>
                      <w:rPr>
                        <w:rFonts w:ascii="Cambria Math" w:hAnsi="Cambria Math" w:cstheme="majorHAnsi"/>
                        <w:color w:val="000000" w:themeColor="text1"/>
                      </w:rPr>
                    </m:ctrlPr>
                  </m:dPr>
                  <m:e>
                    <m:f>
                      <m:fPr>
                        <m:ctrlPr>
                          <w:rPr>
                            <w:rFonts w:ascii="Cambria Math" w:hAnsi="Cambria Math" w:cstheme="majorHAnsi"/>
                            <w:color w:val="000000" w:themeColor="text1"/>
                          </w:rPr>
                        </m:ctrlPr>
                      </m:fPr>
                      <m:num>
                        <m:r>
                          <m:rPr>
                            <m:sty m:val="p"/>
                          </m:rPr>
                          <w:rPr>
                            <w:rFonts w:ascii="Cambria Math" w:hAnsi="Cambria Math" w:cstheme="majorHAnsi"/>
                            <w:color w:val="000000" w:themeColor="text1"/>
                          </w:rPr>
                          <m:t>2</m:t>
                        </m:r>
                      </m:num>
                      <m:den>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α</m:t>
                            </m:r>
                          </m:e>
                          <m:sub>
                            <m:r>
                              <m:rPr>
                                <m:sty m:val="p"/>
                              </m:rPr>
                              <w:rPr>
                                <w:rFonts w:ascii="Cambria Math" w:hAnsi="Cambria Math" w:cstheme="majorHAnsi"/>
                                <w:color w:val="000000" w:themeColor="text1"/>
                              </w:rPr>
                              <m:t>em</m:t>
                            </m:r>
                          </m:sub>
                        </m:sSub>
                        <m:r>
                          <m:rPr>
                            <m:sty m:val="p"/>
                          </m:rPr>
                          <w:rPr>
                            <w:rFonts w:ascii="Cambria Math" w:hAnsi="Cambria Math" w:cstheme="majorHAnsi"/>
                            <w:color w:val="000000" w:themeColor="text1"/>
                          </w:rPr>
                          <m:t xml:space="preserve">+ </m:t>
                        </m:r>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α</m:t>
                            </m:r>
                          </m:e>
                          <m:sub>
                            <m:r>
                              <m:rPr>
                                <m:sty m:val="p"/>
                              </m:rPr>
                              <w:rPr>
                                <w:rFonts w:ascii="Cambria Math" w:hAnsi="Cambria Math" w:cstheme="majorHAnsi"/>
                                <w:color w:val="000000" w:themeColor="text1"/>
                              </w:rPr>
                              <m:t>ex</m:t>
                            </m:r>
                          </m:sub>
                        </m:sSub>
                      </m:den>
                    </m:f>
                    <m:r>
                      <m:rPr>
                        <m:sty m:val="p"/>
                      </m:rPr>
                      <w:rPr>
                        <w:rFonts w:ascii="Cambria Math" w:hAnsi="Cambria Math" w:cstheme="majorHAnsi"/>
                        <w:color w:val="000000" w:themeColor="text1"/>
                      </w:rPr>
                      <m:t>+</m:t>
                    </m:r>
                    <m:f>
                      <m:fPr>
                        <m:ctrlPr>
                          <w:rPr>
                            <w:rFonts w:ascii="Cambria Math" w:hAnsi="Cambria Math" w:cstheme="majorHAnsi"/>
                            <w:color w:val="000000" w:themeColor="text1"/>
                          </w:rPr>
                        </m:ctrlPr>
                      </m:fPr>
                      <m:num>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A</m:t>
                            </m:r>
                          </m:e>
                          <m:sub>
                            <m:r>
                              <m:rPr>
                                <m:sty m:val="p"/>
                              </m:rPr>
                              <w:rPr>
                                <w:rFonts w:ascii="Cambria Math" w:hAnsi="Cambria Math" w:cstheme="majorHAnsi"/>
                                <w:color w:val="000000" w:themeColor="text1"/>
                              </w:rPr>
                              <m:t>1</m:t>
                            </m:r>
                          </m:sub>
                        </m:sSub>
                      </m:num>
                      <m:den>
                        <m:f>
                          <m:fPr>
                            <m:ctrlPr>
                              <w:rPr>
                                <w:rFonts w:ascii="Cambria Math" w:hAnsi="Cambria Math" w:cstheme="majorHAnsi"/>
                                <w:color w:val="000000" w:themeColor="text1"/>
                              </w:rPr>
                            </m:ctrlPr>
                          </m:fPr>
                          <m:num>
                            <m:r>
                              <m:rPr>
                                <m:sty m:val="p"/>
                              </m:rPr>
                              <w:rPr>
                                <w:rFonts w:ascii="Cambria Math" w:hAnsi="Cambria Math" w:cstheme="majorHAnsi"/>
                                <w:color w:val="000000" w:themeColor="text1"/>
                              </w:rPr>
                              <m:t>1</m:t>
                            </m:r>
                          </m:num>
                          <m:den>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L</m:t>
                                </m:r>
                              </m:e>
                              <m:sub>
                                <m:r>
                                  <m:rPr>
                                    <m:sty m:val="p"/>
                                  </m:rPr>
                                  <w:rPr>
                                    <w:rFonts w:ascii="Cambria Math" w:hAnsi="Cambria Math" w:cstheme="majorHAnsi"/>
                                    <w:color w:val="000000" w:themeColor="text1"/>
                                  </w:rPr>
                                  <m:t>n</m:t>
                                </m:r>
                              </m:sub>
                            </m:sSub>
                          </m:den>
                        </m:f>
                        <m:r>
                          <m:rPr>
                            <m:sty m:val="p"/>
                          </m:rPr>
                          <w:rPr>
                            <w:rFonts w:ascii="Cambria Math" w:hAnsi="Cambria Math" w:cstheme="majorHAnsi"/>
                            <w:color w:val="000000" w:themeColor="text1"/>
                          </w:rPr>
                          <m:t>+</m:t>
                        </m:r>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α</m:t>
                            </m:r>
                          </m:e>
                          <m:sub>
                            <m:r>
                              <m:rPr>
                                <m:sty m:val="p"/>
                              </m:rPr>
                              <w:rPr>
                                <w:rFonts w:ascii="Cambria Math" w:hAnsi="Cambria Math" w:cstheme="majorHAnsi"/>
                                <w:color w:val="000000" w:themeColor="text1"/>
                              </w:rPr>
                              <m:t>ex</m:t>
                            </m:r>
                          </m:sub>
                        </m:sSub>
                      </m:den>
                    </m:f>
                  </m:e>
                </m:d>
              </m:oMath>
            </m:oMathPara>
          </w:p>
          <w:p w14:paraId="1977D8D6" w14:textId="77777777" w:rsidR="00594B97" w:rsidRPr="00803481" w:rsidRDefault="00594B97">
            <w:pPr>
              <w:jc w:val="both"/>
              <w:rPr>
                <w:rFonts w:asciiTheme="majorHAnsi" w:hAnsiTheme="majorHAnsi" w:cstheme="majorHAnsi"/>
                <w:color w:val="000000" w:themeColor="text1"/>
                <w:rtl/>
                <w:lang w:bidi="he-IL"/>
              </w:rPr>
              <w:pPrChange w:id="55" w:author="Gideon Segev" w:date="2026-08-26T11:36:00Z" w16du:dateUtc="2026-08-26T18:36:00Z">
                <w:pPr>
                  <w:bidi/>
                  <w:jc w:val="both"/>
                </w:pPr>
              </w:pPrChange>
            </w:pPr>
          </w:p>
        </w:tc>
        <w:tc>
          <w:tcPr>
            <w:tcW w:w="500" w:type="pct"/>
            <w:vAlign w:val="center"/>
          </w:tcPr>
          <w:p w14:paraId="25C63654" w14:textId="611BCFD3" w:rsidR="00594B97" w:rsidRPr="00803481" w:rsidRDefault="00594B97" w:rsidP="00325A1E">
            <w:pPr>
              <w:jc w:val="both"/>
              <w:rPr>
                <w:rFonts w:asciiTheme="majorHAnsi" w:hAnsiTheme="majorHAnsi" w:cstheme="majorHAnsi"/>
                <w:color w:val="000000" w:themeColor="text1"/>
                <w:rtl/>
              </w:rPr>
            </w:pPr>
            <w:bookmarkStart w:id="56" w:name="_Ref237882849"/>
            <w:bookmarkStart w:id="57" w:name="_Ref220007640"/>
            <w:r w:rsidRPr="00803481">
              <w:rPr>
                <w:rFonts w:asciiTheme="majorHAnsi" w:hAnsiTheme="majorHAnsi" w:cstheme="majorHAnsi"/>
                <w:color w:val="000000" w:themeColor="text1"/>
              </w:rPr>
              <w:t>(</w:t>
            </w:r>
            <w:r w:rsidRPr="00803481">
              <w:rPr>
                <w:rFonts w:asciiTheme="majorHAnsi" w:hAnsiTheme="majorHAnsi" w:cstheme="majorHAnsi"/>
                <w:color w:val="000000" w:themeColor="text1"/>
              </w:rPr>
              <w:fldChar w:fldCharType="begin"/>
            </w:r>
            <w:r w:rsidRPr="00803481">
              <w:rPr>
                <w:rFonts w:asciiTheme="majorHAnsi" w:hAnsiTheme="majorHAnsi" w:cstheme="majorHAnsi"/>
                <w:color w:val="000000" w:themeColor="text1"/>
              </w:rPr>
              <w:instrText xml:space="preserve"> SEQ Equation \* ARABIC </w:instrText>
            </w:r>
            <w:r w:rsidRPr="00803481">
              <w:rPr>
                <w:rFonts w:asciiTheme="majorHAnsi" w:hAnsiTheme="majorHAnsi" w:cstheme="majorHAnsi"/>
                <w:color w:val="000000" w:themeColor="text1"/>
              </w:rPr>
              <w:fldChar w:fldCharType="separate"/>
            </w:r>
            <w:r w:rsidR="003C2E42" w:rsidRPr="00803481">
              <w:rPr>
                <w:rFonts w:asciiTheme="majorHAnsi" w:hAnsiTheme="majorHAnsi" w:cstheme="majorHAnsi"/>
                <w:noProof/>
                <w:color w:val="000000" w:themeColor="text1"/>
              </w:rPr>
              <w:t>18</w:t>
            </w:r>
            <w:r w:rsidRPr="00803481">
              <w:rPr>
                <w:rFonts w:asciiTheme="majorHAnsi" w:hAnsiTheme="majorHAnsi" w:cstheme="majorHAnsi"/>
                <w:color w:val="000000" w:themeColor="text1"/>
              </w:rPr>
              <w:fldChar w:fldCharType="end"/>
            </w:r>
            <w:bookmarkEnd w:id="56"/>
            <w:r w:rsidRPr="00803481">
              <w:rPr>
                <w:rFonts w:asciiTheme="majorHAnsi" w:hAnsiTheme="majorHAnsi" w:cstheme="majorHAnsi"/>
                <w:color w:val="000000" w:themeColor="text1"/>
              </w:rPr>
              <w:t>)</w:t>
            </w:r>
            <w:bookmarkEnd w:id="57"/>
          </w:p>
        </w:tc>
      </w:tr>
    </w:tbl>
    <w:p w14:paraId="7D26E7E6" w14:textId="00AE6E84" w:rsidR="00594B97" w:rsidRPr="006E19AA" w:rsidRDefault="00594B97" w:rsidP="00594B97">
      <w:pPr>
        <w:pStyle w:val="NormalWeb"/>
        <w:spacing w:after="0" w:afterAutospacing="0"/>
        <w:jc w:val="both"/>
        <w:rPr>
          <w:rFonts w:asciiTheme="majorHAnsi" w:hAnsiTheme="majorHAnsi" w:cstheme="majorHAnsi"/>
          <w:color w:val="000000" w:themeColor="text1"/>
          <w:sz w:val="22"/>
          <w:szCs w:val="22"/>
        </w:rPr>
      </w:pPr>
      <m:oMath>
        <m:r>
          <m:rPr>
            <m:sty m:val="p"/>
          </m:rPr>
          <w:rPr>
            <w:rFonts w:ascii="Cambria Math" w:hAnsi="Cambria Math" w:cstheme="majorHAnsi"/>
            <w:color w:val="000000" w:themeColor="text1"/>
            <w:sz w:val="22"/>
            <w:szCs w:val="22"/>
          </w:rPr>
          <m:t>A₁</m:t>
        </m:r>
      </m:oMath>
      <w:r w:rsidR="001E43CA" w:rsidRPr="006E19AA">
        <w:rPr>
          <w:rFonts w:asciiTheme="majorHAnsi" w:hAnsiTheme="majorHAnsi" w:cstheme="majorHAnsi"/>
          <w:color w:val="000000" w:themeColor="text1"/>
          <w:sz w:val="22"/>
          <w:szCs w:val="22"/>
        </w:rPr>
        <w:t xml:space="preserve"> </w:t>
      </w:r>
      <w:r w:rsidRPr="006E19AA">
        <w:rPr>
          <w:rFonts w:asciiTheme="majorHAnsi" w:hAnsiTheme="majorHAnsi" w:cstheme="majorHAnsi"/>
          <w:color w:val="000000" w:themeColor="text1"/>
          <w:sz w:val="22"/>
          <w:szCs w:val="22"/>
        </w:rPr>
        <w:t xml:space="preserve">and </w:t>
      </w:r>
      <m:oMath>
        <m:r>
          <m:rPr>
            <m:sty m:val="p"/>
          </m:rPr>
          <w:rPr>
            <w:rFonts w:ascii="Cambria Math" w:hAnsi="Cambria Math" w:cstheme="majorHAnsi"/>
            <w:color w:val="000000" w:themeColor="text1"/>
            <w:sz w:val="22"/>
            <w:szCs w:val="22"/>
          </w:rPr>
          <m:t>K₁</m:t>
        </m:r>
      </m:oMath>
      <w:r w:rsidR="001E43CA" w:rsidRPr="006E19AA">
        <w:rPr>
          <w:rFonts w:asciiTheme="majorHAnsi" w:hAnsiTheme="majorHAnsi" w:cstheme="majorHAnsi"/>
          <w:color w:val="000000" w:themeColor="text1"/>
          <w:sz w:val="22"/>
          <w:szCs w:val="22"/>
        </w:rPr>
        <w:t xml:space="preserve"> </w:t>
      </w:r>
      <w:r w:rsidRPr="006E19AA">
        <w:rPr>
          <w:rFonts w:asciiTheme="majorHAnsi" w:hAnsiTheme="majorHAnsi" w:cstheme="majorHAnsi"/>
          <w:color w:val="000000" w:themeColor="text1"/>
          <w:sz w:val="22"/>
          <w:szCs w:val="22"/>
        </w:rPr>
        <w:t xml:space="preserve">are defined in the Analytic Solution chapter (Eqs. </w:t>
      </w:r>
      <w:r w:rsidR="00221C2F" w:rsidRPr="006E19AA">
        <w:rPr>
          <w:rFonts w:asciiTheme="majorHAnsi" w:hAnsiTheme="majorHAnsi" w:cstheme="majorHAnsi"/>
          <w:color w:val="000000" w:themeColor="text1"/>
          <w:sz w:val="22"/>
          <w:szCs w:val="22"/>
        </w:rPr>
        <w:fldChar w:fldCharType="begin"/>
      </w:r>
      <w:r w:rsidR="00221C2F" w:rsidRPr="006E19AA">
        <w:rPr>
          <w:rFonts w:asciiTheme="majorHAnsi" w:hAnsiTheme="majorHAnsi" w:cstheme="majorHAnsi"/>
          <w:color w:val="000000" w:themeColor="text1"/>
          <w:sz w:val="22"/>
          <w:szCs w:val="22"/>
        </w:rPr>
        <w:instrText xml:space="preserve"> REF _Ref237862100 \h  \* MERGEFORMAT </w:instrText>
      </w:r>
      <w:r w:rsidR="00221C2F" w:rsidRPr="006E19AA">
        <w:rPr>
          <w:rFonts w:asciiTheme="majorHAnsi" w:hAnsiTheme="majorHAnsi" w:cstheme="majorHAnsi"/>
          <w:color w:val="000000" w:themeColor="text1"/>
          <w:sz w:val="22"/>
          <w:szCs w:val="22"/>
        </w:rPr>
      </w:r>
      <w:r w:rsidR="00221C2F" w:rsidRPr="006E19AA">
        <w:rPr>
          <w:rFonts w:asciiTheme="majorHAnsi" w:hAnsiTheme="majorHAnsi" w:cstheme="majorHAnsi"/>
          <w:color w:val="000000" w:themeColor="text1"/>
          <w:sz w:val="22"/>
          <w:szCs w:val="22"/>
        </w:rPr>
        <w:fldChar w:fldCharType="separate"/>
      </w:r>
      <w:r w:rsidR="003C2E42" w:rsidRPr="006E19AA">
        <w:rPr>
          <w:rFonts w:ascii="Calibri" w:hAnsi="Calibri" w:cs="Calibri"/>
          <w:noProof/>
          <w:color w:val="000000" w:themeColor="text1"/>
        </w:rPr>
        <w:t>1</w:t>
      </w:r>
      <w:r w:rsidR="003C2E42" w:rsidRPr="006E19AA">
        <w:rPr>
          <w:rFonts w:ascii="Calibri" w:hAnsi="Calibri" w:cs="Calibri"/>
          <w:noProof/>
          <w:color w:val="000000" w:themeColor="text1"/>
        </w:rPr>
        <w:t>2</w:t>
      </w:r>
      <w:r w:rsidR="00221C2F" w:rsidRPr="006E19AA">
        <w:rPr>
          <w:rFonts w:asciiTheme="majorHAnsi" w:hAnsiTheme="majorHAnsi" w:cstheme="majorHAnsi"/>
          <w:color w:val="000000" w:themeColor="text1"/>
          <w:sz w:val="22"/>
          <w:szCs w:val="22"/>
        </w:rPr>
        <w:fldChar w:fldCharType="end"/>
      </w:r>
      <w:r w:rsidR="00221C2F" w:rsidRPr="006E19AA">
        <w:rPr>
          <w:rFonts w:asciiTheme="majorHAnsi" w:hAnsiTheme="majorHAnsi" w:cstheme="majorHAnsi"/>
          <w:color w:val="000000" w:themeColor="text1"/>
          <w:sz w:val="22"/>
          <w:szCs w:val="22"/>
        </w:rPr>
        <w:t xml:space="preserve"> -</w:t>
      </w:r>
      <w:r w:rsidR="00221C2F" w:rsidRPr="006E19AA">
        <w:rPr>
          <w:rFonts w:asciiTheme="majorHAnsi" w:hAnsiTheme="majorHAnsi" w:cstheme="majorHAnsi"/>
          <w:color w:val="000000" w:themeColor="text1"/>
          <w:sz w:val="22"/>
          <w:szCs w:val="22"/>
        </w:rPr>
        <w:fldChar w:fldCharType="begin"/>
      </w:r>
      <w:r w:rsidR="00221C2F" w:rsidRPr="006E19AA">
        <w:rPr>
          <w:rFonts w:asciiTheme="majorHAnsi" w:hAnsiTheme="majorHAnsi" w:cstheme="majorHAnsi"/>
          <w:color w:val="000000" w:themeColor="text1"/>
          <w:sz w:val="22"/>
          <w:szCs w:val="22"/>
        </w:rPr>
        <w:instrText xml:space="preserve"> REF _Ref237862110 \h  \* MERGEFORMAT </w:instrText>
      </w:r>
      <w:r w:rsidR="00221C2F" w:rsidRPr="006E19AA">
        <w:rPr>
          <w:rFonts w:asciiTheme="majorHAnsi" w:hAnsiTheme="majorHAnsi" w:cstheme="majorHAnsi"/>
          <w:color w:val="000000" w:themeColor="text1"/>
          <w:sz w:val="22"/>
          <w:szCs w:val="22"/>
        </w:rPr>
      </w:r>
      <w:r w:rsidR="00221C2F" w:rsidRPr="006E19AA">
        <w:rPr>
          <w:rFonts w:asciiTheme="majorHAnsi" w:hAnsiTheme="majorHAnsi" w:cstheme="majorHAnsi"/>
          <w:color w:val="000000" w:themeColor="text1"/>
          <w:sz w:val="22"/>
          <w:szCs w:val="22"/>
        </w:rPr>
        <w:fldChar w:fldCharType="separate"/>
      </w:r>
      <w:r w:rsidR="003C2E42" w:rsidRPr="006E19AA">
        <w:rPr>
          <w:rFonts w:ascii="Calibri" w:hAnsi="Calibri" w:cs="Calibri"/>
          <w:noProof/>
          <w:color w:val="000000" w:themeColor="text1"/>
        </w:rPr>
        <w:t>13</w:t>
      </w:r>
      <w:r w:rsidR="00221C2F" w:rsidRPr="006E19AA">
        <w:rPr>
          <w:rFonts w:asciiTheme="majorHAnsi" w:hAnsiTheme="majorHAnsi" w:cstheme="majorHAnsi"/>
          <w:color w:val="000000" w:themeColor="text1"/>
          <w:sz w:val="22"/>
          <w:szCs w:val="22"/>
        </w:rPr>
        <w:fldChar w:fldCharType="end"/>
      </w:r>
      <w:r w:rsidRPr="006E19AA">
        <w:rPr>
          <w:rFonts w:asciiTheme="majorHAnsi" w:hAnsiTheme="majorHAnsi" w:cstheme="majorHAnsi"/>
          <w:color w:val="000000" w:themeColor="text1"/>
          <w:sz w:val="22"/>
          <w:szCs w:val="22"/>
        </w:rPr>
        <w:t>).</w:t>
      </w:r>
    </w:p>
    <w:p w14:paraId="589B5B0A" w14:textId="1E32BD3A" w:rsidR="00594B97" w:rsidRPr="00803481" w:rsidRDefault="00594B97" w:rsidP="004E0EFB">
      <w:pPr>
        <w:pStyle w:val="Heading3"/>
        <w:numPr>
          <w:ilvl w:val="2"/>
          <w:numId w:val="20"/>
        </w:numPr>
        <w:jc w:val="both"/>
        <w:rPr>
          <w:rFonts w:cstheme="majorHAnsi"/>
          <w:color w:val="000000" w:themeColor="text1"/>
        </w:rPr>
      </w:pPr>
      <w:r w:rsidRPr="00803481">
        <w:rPr>
          <w:rFonts w:cstheme="majorHAnsi"/>
          <w:color w:val="000000" w:themeColor="text1"/>
        </w:rPr>
        <w:t>Practical Extraction of the Diffusion Length</w:t>
      </w:r>
    </w:p>
    <w:p w14:paraId="5B006B78" w14:textId="4B658568" w:rsidR="00594B97" w:rsidRPr="00803481" w:rsidRDefault="00594B97" w:rsidP="00594B97">
      <w:pPr>
        <w:spacing w:after="0"/>
        <w:jc w:val="both"/>
        <w:rPr>
          <w:rFonts w:asciiTheme="majorHAnsi" w:hAnsiTheme="majorHAnsi" w:cstheme="majorHAnsi"/>
        </w:rPr>
      </w:pPr>
      <w:r w:rsidRPr="00803481">
        <w:rPr>
          <w:rFonts w:asciiTheme="majorHAnsi" w:hAnsiTheme="majorHAnsi" w:cstheme="majorHAnsi"/>
        </w:rPr>
        <w:t xml:space="preserve">The diffusion length is extracted by fitting the closed-form analytical expression given in Eq. </w:t>
      </w:r>
      <w:r w:rsidRPr="00803481">
        <w:rPr>
          <w:rFonts w:asciiTheme="majorHAnsi" w:hAnsiTheme="majorHAnsi" w:cstheme="majorHAnsi"/>
        </w:rPr>
        <w:fldChar w:fldCharType="begin"/>
      </w:r>
      <w:r w:rsidRPr="00803481">
        <w:rPr>
          <w:rFonts w:asciiTheme="majorHAnsi" w:hAnsiTheme="majorHAnsi" w:cstheme="majorHAnsi"/>
        </w:rPr>
        <w:instrText xml:space="preserve"> REF _Ref220007640 \h  \* MERGEFORMAT </w:instrText>
      </w:r>
      <w:r w:rsidRPr="00803481">
        <w:rPr>
          <w:rFonts w:asciiTheme="majorHAnsi" w:hAnsiTheme="majorHAnsi" w:cstheme="majorHAnsi"/>
        </w:rPr>
      </w:r>
      <w:r w:rsidRPr="00803481">
        <w:rPr>
          <w:rFonts w:asciiTheme="majorHAnsi" w:hAnsiTheme="majorHAnsi" w:cstheme="majorHAnsi"/>
        </w:rPr>
        <w:fldChar w:fldCharType="separate"/>
      </w:r>
      <w:r w:rsidR="003C2E42" w:rsidRPr="00803481">
        <w:rPr>
          <w:rFonts w:asciiTheme="majorHAnsi" w:hAnsiTheme="majorHAnsi" w:cstheme="majorHAnsi"/>
        </w:rPr>
        <w:t>(18)</w:t>
      </w:r>
      <w:r w:rsidRPr="00803481">
        <w:rPr>
          <w:rFonts w:asciiTheme="majorHAnsi" w:hAnsiTheme="majorHAnsi" w:cstheme="majorHAnsi"/>
        </w:rPr>
        <w:fldChar w:fldCharType="end"/>
      </w:r>
      <w:r w:rsidRPr="00803481">
        <w:rPr>
          <w:rFonts w:asciiTheme="majorHAnsi" w:hAnsiTheme="majorHAnsi" w:cstheme="majorHAnsi"/>
        </w:rPr>
        <w:t xml:space="preserve"> to the measured photoluminescence data </w:t>
      </w:r>
      <m:oMath>
        <m:r>
          <m:rPr>
            <m:sty m:val="p"/>
          </m:rPr>
          <w:rPr>
            <w:rFonts w:ascii="Cambria Math" w:hAnsi="Cambria Math" w:cstheme="majorHAnsi"/>
          </w:rPr>
          <m:t>PL(</m:t>
        </m:r>
        <m:sSub>
          <m:sSubPr>
            <m:ctrlPr>
              <w:rPr>
                <w:rFonts w:ascii="Cambria Math" w:hAnsi="Cambria Math" w:cstheme="majorHAnsi"/>
              </w:rPr>
            </m:ctrlPr>
          </m:sSubPr>
          <m:e>
            <m:r>
              <m:rPr>
                <m:sty m:val="p"/>
              </m:rPr>
              <w:rPr>
                <w:rFonts w:ascii="Cambria Math" w:hAnsi="Cambria Math" w:cstheme="majorHAnsi"/>
              </w:rPr>
              <m:t>λ</m:t>
            </m:r>
          </m:e>
          <m:sub>
            <m:r>
              <m:rPr>
                <m:sty m:val="p"/>
              </m:rPr>
              <w:rPr>
                <w:rFonts w:ascii="Cambria Math" w:hAnsi="Cambria Math" w:cstheme="majorHAnsi"/>
              </w:rPr>
              <m:t>em</m:t>
            </m:r>
          </m:sub>
        </m:sSub>
        <m:r>
          <m:rPr>
            <m:sty m:val="p"/>
          </m:rPr>
          <w:rPr>
            <w:rFonts w:ascii="Cambria Math" w:hAnsi="Cambria Math" w:cstheme="majorHAnsi"/>
          </w:rPr>
          <m:t>,</m:t>
        </m:r>
        <m:sSub>
          <m:sSubPr>
            <m:ctrlPr>
              <w:rPr>
                <w:rFonts w:ascii="Cambria Math" w:hAnsi="Cambria Math" w:cstheme="majorHAnsi"/>
              </w:rPr>
            </m:ctrlPr>
          </m:sSubPr>
          <m:e>
            <m:r>
              <m:rPr>
                <m:sty m:val="p"/>
              </m:rPr>
              <w:rPr>
                <w:rFonts w:ascii="Cambria Math" w:hAnsi="Cambria Math" w:cstheme="majorHAnsi"/>
              </w:rPr>
              <m:t>λ</m:t>
            </m:r>
          </m:e>
          <m:sub>
            <m:r>
              <m:rPr>
                <m:sty m:val="p"/>
              </m:rPr>
              <w:rPr>
                <w:rFonts w:ascii="Cambria Math" w:hAnsi="Cambria Math" w:cstheme="majorHAnsi"/>
              </w:rPr>
              <m:t>ex</m:t>
            </m:r>
          </m:sub>
        </m:sSub>
        <m:r>
          <m:rPr>
            <m:sty m:val="p"/>
          </m:rPr>
          <w:rPr>
            <w:rFonts w:ascii="Cambria Math" w:hAnsi="Cambria Math" w:cstheme="majorHAnsi"/>
          </w:rPr>
          <m:t>)</m:t>
        </m:r>
      </m:oMath>
      <w:r w:rsidRPr="00803481">
        <w:rPr>
          <w:rFonts w:asciiTheme="majorHAnsi" w:hAnsiTheme="majorHAnsi" w:cstheme="majorHAnsi"/>
        </w:rPr>
        <w:t>.</w:t>
      </w:r>
    </w:p>
    <w:p w14:paraId="3A27B675" w14:textId="633F1ABA" w:rsidR="00594B97" w:rsidRPr="00803481" w:rsidRDefault="00594B97" w:rsidP="00594B97">
      <w:pPr>
        <w:spacing w:after="0"/>
        <w:jc w:val="both"/>
      </w:pPr>
      <w:r w:rsidRPr="00803481">
        <w:rPr>
          <w:rFonts w:ascii="Calibri" w:hAnsi="Calibri" w:cs="Calibri"/>
          <w:color w:val="000000" w:themeColor="text1"/>
        </w:rPr>
        <w:lastRenderedPageBreak/>
        <w:t xml:space="preserve">Prior to fitting, a constant background level is removed from the measured PL data. The PL data are then normalized by a single global scaling factor, taken as a representative maximum of the signal across the map, applied uniformly to all excitation and emission wavelengths. </w:t>
      </w:r>
      <w:r w:rsidRPr="00803481">
        <w:rPr>
          <w:rFonts w:asciiTheme="majorHAnsi" w:hAnsiTheme="majorHAnsi" w:cstheme="majorHAnsi"/>
          <w:color w:val="000000" w:themeColor="text1"/>
        </w:rPr>
        <w:t>This is a purely numerical step that stabilizes the optimization while preserving the relative variation of the PL signal across all excitation and emission wavelengths.</w:t>
      </w:r>
    </w:p>
    <w:p w14:paraId="208F7482" w14:textId="14C42B89" w:rsidR="00594B97" w:rsidRPr="00803481" w:rsidRDefault="00594B97" w:rsidP="00594B97">
      <w:pPr>
        <w:pStyle w:val="NormalWeb"/>
        <w:spacing w:before="0" w:beforeAutospacing="0" w:after="0" w:afterAutospacing="0"/>
        <w:jc w:val="both"/>
        <w:rPr>
          <w:rFonts w:asciiTheme="majorHAnsi" w:hAnsiTheme="majorHAnsi" w:cstheme="majorHAnsi"/>
          <w:color w:val="000000" w:themeColor="text1"/>
          <w:sz w:val="22"/>
          <w:szCs w:val="22"/>
        </w:rPr>
      </w:pPr>
      <w:r w:rsidRPr="00803481">
        <w:rPr>
          <w:rFonts w:asciiTheme="majorHAnsi" w:hAnsiTheme="majorHAnsi" w:cstheme="majorHAnsi"/>
          <w:color w:val="000000" w:themeColor="text1"/>
          <w:sz w:val="22"/>
          <w:szCs w:val="22"/>
        </w:rPr>
        <w:t xml:space="preserve">The fitting procedure treated the diffusion length </w:t>
      </w:r>
      <m:oMath>
        <m:sSub>
          <m:sSubPr>
            <m:ctrlPr>
              <w:rPr>
                <w:rFonts w:ascii="Cambria Math" w:hAnsi="Cambria Math" w:cstheme="majorHAnsi"/>
                <w:color w:val="000000" w:themeColor="text1"/>
                <w:sz w:val="22"/>
                <w:szCs w:val="22"/>
              </w:rPr>
            </m:ctrlPr>
          </m:sSubPr>
          <m:e>
            <m:r>
              <m:rPr>
                <m:sty m:val="p"/>
              </m:rPr>
              <w:rPr>
                <w:rFonts w:ascii="Cambria Math" w:hAnsi="Cambria Math" w:cstheme="majorHAnsi"/>
                <w:color w:val="000000" w:themeColor="text1"/>
                <w:sz w:val="22"/>
                <w:szCs w:val="22"/>
              </w:rPr>
              <m:t>L</m:t>
            </m:r>
          </m:e>
          <m:sub>
            <m:r>
              <m:rPr>
                <m:sty m:val="p"/>
              </m:rPr>
              <w:rPr>
                <w:rFonts w:ascii="Cambria Math" w:hAnsi="Cambria Math" w:cstheme="majorHAnsi"/>
                <w:color w:val="000000" w:themeColor="text1"/>
                <w:sz w:val="22"/>
                <w:szCs w:val="22"/>
              </w:rPr>
              <m:t>n</m:t>
            </m:r>
          </m:sub>
        </m:sSub>
      </m:oMath>
      <w:r w:rsidRPr="00803481">
        <w:rPr>
          <w:rFonts w:asciiTheme="majorHAnsi" w:hAnsiTheme="majorHAnsi" w:cstheme="majorHAnsi"/>
          <w:color w:val="000000" w:themeColor="text1"/>
          <w:sz w:val="22"/>
          <w:szCs w:val="22"/>
        </w:rPr>
        <w:t xml:space="preserve"> and the transport weighting parameter </w:t>
      </w:r>
      <m:oMath>
        <m:sSub>
          <m:sSubPr>
            <m:ctrlPr>
              <w:rPr>
                <w:rFonts w:ascii="Cambria Math" w:hAnsi="Cambria Math" w:cstheme="majorHAnsi"/>
                <w:color w:val="000000" w:themeColor="text1"/>
                <w:sz w:val="22"/>
                <w:szCs w:val="22"/>
              </w:rPr>
            </m:ctrlPr>
          </m:sSubPr>
          <m:e>
            <m:r>
              <m:rPr>
                <m:sty m:val="p"/>
              </m:rPr>
              <w:rPr>
                <w:rFonts w:ascii="Cambria Math" w:hAnsi="Cambria Math" w:cstheme="majorHAnsi"/>
                <w:color w:val="000000" w:themeColor="text1"/>
                <w:sz w:val="22"/>
                <w:szCs w:val="22"/>
              </w:rPr>
              <m:t>A</m:t>
            </m:r>
          </m:e>
          <m:sub>
            <m:r>
              <m:rPr>
                <m:sty m:val="p"/>
              </m:rPr>
              <w:rPr>
                <w:rFonts w:ascii="Cambria Math" w:hAnsi="Cambria Math" w:cstheme="majorHAnsi"/>
                <w:color w:val="000000" w:themeColor="text1"/>
                <w:sz w:val="22"/>
                <w:szCs w:val="22"/>
              </w:rPr>
              <m:t>1</m:t>
            </m:r>
          </m:sub>
        </m:sSub>
      </m:oMath>
      <w:r w:rsidRPr="00803481">
        <w:rPr>
          <w:rFonts w:asciiTheme="majorHAnsi" w:hAnsiTheme="majorHAnsi" w:cstheme="majorHAnsi"/>
          <w:color w:val="000000" w:themeColor="text1"/>
          <w:sz w:val="22"/>
          <w:szCs w:val="22"/>
        </w:rPr>
        <w:t xml:space="preserve"> as global parameters shared across all excitation wavelengths. For a given trial pair of global parameters </w:t>
      </w:r>
      <m:oMath>
        <m:d>
          <m:dPr>
            <m:sepChr m:val=","/>
            <m:ctrlPr>
              <w:rPr>
                <w:rFonts w:ascii="Cambria Math" w:hAnsi="Cambria Math" w:cstheme="majorHAnsi"/>
                <w:color w:val="000000" w:themeColor="text1"/>
                <w:sz w:val="22"/>
                <w:szCs w:val="22"/>
              </w:rPr>
            </m:ctrlPr>
          </m:dPr>
          <m:e>
            <m:sSub>
              <m:sSubPr>
                <m:ctrlPr>
                  <w:rPr>
                    <w:rFonts w:ascii="Cambria Math" w:hAnsi="Cambria Math" w:cstheme="majorHAnsi"/>
                    <w:color w:val="000000" w:themeColor="text1"/>
                    <w:sz w:val="22"/>
                    <w:szCs w:val="22"/>
                  </w:rPr>
                </m:ctrlPr>
              </m:sSubPr>
              <m:e>
                <m:r>
                  <m:rPr>
                    <m:sty m:val="p"/>
                  </m:rPr>
                  <w:rPr>
                    <w:rFonts w:ascii="Cambria Math" w:hAnsi="Cambria Math" w:cstheme="majorHAnsi"/>
                    <w:color w:val="000000" w:themeColor="text1"/>
                    <w:sz w:val="22"/>
                    <w:szCs w:val="22"/>
                  </w:rPr>
                  <m:t>L</m:t>
                </m:r>
              </m:e>
              <m:sub>
                <m:r>
                  <m:rPr>
                    <m:sty m:val="p"/>
                  </m:rPr>
                  <w:rPr>
                    <w:rFonts w:ascii="Cambria Math" w:hAnsi="Cambria Math" w:cstheme="majorHAnsi"/>
                    <w:color w:val="000000" w:themeColor="text1"/>
                    <w:sz w:val="22"/>
                    <w:szCs w:val="22"/>
                  </w:rPr>
                  <m:t>n</m:t>
                </m:r>
              </m:sub>
            </m:sSub>
          </m:e>
          <m:e>
            <m:sSub>
              <m:sSubPr>
                <m:ctrlPr>
                  <w:rPr>
                    <w:rFonts w:ascii="Cambria Math" w:hAnsi="Cambria Math" w:cstheme="majorHAnsi"/>
                    <w:color w:val="000000" w:themeColor="text1"/>
                    <w:sz w:val="22"/>
                    <w:szCs w:val="22"/>
                  </w:rPr>
                </m:ctrlPr>
              </m:sSubPr>
              <m:e>
                <m:r>
                  <m:rPr>
                    <m:sty m:val="p"/>
                  </m:rPr>
                  <w:rPr>
                    <w:rFonts w:ascii="Cambria Math" w:hAnsi="Cambria Math" w:cstheme="majorHAnsi"/>
                    <w:color w:val="000000" w:themeColor="text1"/>
                    <w:sz w:val="22"/>
                    <w:szCs w:val="22"/>
                  </w:rPr>
                  <m:t>A</m:t>
                </m:r>
              </m:e>
              <m:sub>
                <m:r>
                  <m:rPr>
                    <m:sty m:val="p"/>
                  </m:rPr>
                  <w:rPr>
                    <w:rFonts w:ascii="Cambria Math" w:hAnsi="Cambria Math" w:cstheme="majorHAnsi"/>
                    <w:color w:val="000000" w:themeColor="text1"/>
                    <w:sz w:val="22"/>
                    <w:szCs w:val="22"/>
                  </w:rPr>
                  <m:t>1</m:t>
                </m:r>
              </m:sub>
            </m:sSub>
          </m:e>
        </m:d>
      </m:oMath>
      <w:r w:rsidRPr="00803481">
        <w:rPr>
          <w:rFonts w:asciiTheme="majorHAnsi" w:hAnsiTheme="majorHAnsi" w:cstheme="majorHAnsi"/>
          <w:color w:val="000000" w:themeColor="text1"/>
          <w:sz w:val="22"/>
          <w:szCs w:val="22"/>
        </w:rPr>
        <w:t xml:space="preserve">, the analytical expression in Eq. </w:t>
      </w:r>
      <w:r w:rsidRPr="00803481">
        <w:rPr>
          <w:rFonts w:asciiTheme="majorHAnsi" w:hAnsiTheme="majorHAnsi" w:cstheme="majorHAnsi"/>
          <w:color w:val="000000" w:themeColor="text1"/>
          <w:sz w:val="22"/>
          <w:szCs w:val="22"/>
        </w:rPr>
        <w:fldChar w:fldCharType="begin"/>
      </w:r>
      <w:r w:rsidRPr="00803481">
        <w:rPr>
          <w:rFonts w:asciiTheme="majorHAnsi" w:hAnsiTheme="majorHAnsi" w:cstheme="majorHAnsi"/>
          <w:color w:val="000000" w:themeColor="text1"/>
          <w:sz w:val="22"/>
          <w:szCs w:val="22"/>
        </w:rPr>
        <w:instrText xml:space="preserve"> REF _Ref220007640 \h  \* MERGEFORMAT </w:instrText>
      </w:r>
      <w:r w:rsidRPr="00803481">
        <w:rPr>
          <w:rFonts w:asciiTheme="majorHAnsi" w:hAnsiTheme="majorHAnsi" w:cstheme="majorHAnsi"/>
          <w:color w:val="000000" w:themeColor="text1"/>
          <w:sz w:val="22"/>
          <w:szCs w:val="22"/>
        </w:rPr>
      </w:r>
      <w:r w:rsidRPr="00803481">
        <w:rPr>
          <w:rFonts w:asciiTheme="majorHAnsi" w:hAnsiTheme="majorHAnsi" w:cstheme="majorHAnsi"/>
          <w:color w:val="000000" w:themeColor="text1"/>
          <w:sz w:val="22"/>
          <w:szCs w:val="22"/>
        </w:rPr>
        <w:fldChar w:fldCharType="separate"/>
      </w:r>
      <w:r w:rsidR="003C2E42" w:rsidRPr="00803481">
        <w:rPr>
          <w:rFonts w:asciiTheme="majorHAnsi" w:hAnsiTheme="majorHAnsi" w:cstheme="majorHAnsi"/>
          <w:color w:val="000000" w:themeColor="text1"/>
          <w:sz w:val="22"/>
          <w:szCs w:val="22"/>
        </w:rPr>
        <w:t>(</w:t>
      </w:r>
      <w:r w:rsidR="003C2E42" w:rsidRPr="00803481">
        <w:rPr>
          <w:rFonts w:asciiTheme="majorHAnsi" w:hAnsiTheme="majorHAnsi" w:cstheme="majorHAnsi"/>
          <w:noProof/>
          <w:color w:val="000000" w:themeColor="text1"/>
        </w:rPr>
        <w:t>18</w:t>
      </w:r>
      <w:r w:rsidR="003C2E42" w:rsidRPr="00803481">
        <w:rPr>
          <w:rFonts w:asciiTheme="majorHAnsi" w:hAnsiTheme="majorHAnsi" w:cstheme="majorHAnsi"/>
          <w:color w:val="000000" w:themeColor="text1"/>
          <w:sz w:val="22"/>
          <w:szCs w:val="22"/>
        </w:rPr>
        <w:t>)</w:t>
      </w:r>
      <w:r w:rsidRPr="00803481">
        <w:rPr>
          <w:rFonts w:asciiTheme="majorHAnsi" w:hAnsiTheme="majorHAnsi" w:cstheme="majorHAnsi"/>
          <w:color w:val="000000" w:themeColor="text1"/>
          <w:sz w:val="22"/>
          <w:szCs w:val="22"/>
        </w:rPr>
        <w:fldChar w:fldCharType="end"/>
      </w:r>
      <w:r w:rsidRPr="00803481">
        <w:rPr>
          <w:rFonts w:asciiTheme="majorHAnsi" w:hAnsiTheme="majorHAnsi" w:cstheme="majorHAnsi"/>
          <w:color w:val="000000" w:themeColor="text1"/>
          <w:sz w:val="22"/>
          <w:szCs w:val="22"/>
        </w:rPr>
        <w:t xml:space="preserve"> is first evaluated across all excitation wavelengths. At this stage, and for each emission wavelength </w:t>
      </w:r>
      <m:oMath>
        <m:sSub>
          <m:sSubPr>
            <m:ctrlPr>
              <w:rPr>
                <w:rFonts w:ascii="Cambria Math" w:hAnsi="Cambria Math" w:cstheme="majorHAnsi"/>
                <w:color w:val="000000" w:themeColor="text1"/>
                <w:sz w:val="22"/>
                <w:szCs w:val="22"/>
              </w:rPr>
            </m:ctrlPr>
          </m:sSubPr>
          <m:e>
            <m:r>
              <m:rPr>
                <m:sty m:val="p"/>
              </m:rPr>
              <w:rPr>
                <w:rFonts w:ascii="Cambria Math" w:hAnsi="Cambria Math" w:cstheme="majorHAnsi"/>
                <w:color w:val="000000" w:themeColor="text1"/>
                <w:sz w:val="22"/>
                <w:szCs w:val="22"/>
              </w:rPr>
              <m:t>λ</m:t>
            </m:r>
          </m:e>
          <m:sub>
            <m:r>
              <m:rPr>
                <m:sty m:val="p"/>
              </m:rPr>
              <w:rPr>
                <w:rFonts w:ascii="Cambria Math" w:hAnsi="Cambria Math" w:cstheme="majorHAnsi"/>
                <w:color w:val="000000" w:themeColor="text1"/>
                <w:sz w:val="22"/>
                <w:szCs w:val="22"/>
              </w:rPr>
              <m:t>em</m:t>
            </m:r>
          </m:sub>
        </m:sSub>
      </m:oMath>
      <w:r w:rsidRPr="00803481">
        <w:rPr>
          <w:rFonts w:asciiTheme="majorHAnsi" w:hAnsiTheme="majorHAnsi" w:cstheme="majorHAnsi"/>
          <w:color w:val="000000" w:themeColor="text1"/>
          <w:sz w:val="22"/>
          <w:szCs w:val="22"/>
        </w:rPr>
        <w:t xml:space="preserve">, the emission-dependent prefactor </w:t>
      </w:r>
      <m:oMath>
        <m:sSub>
          <m:sSubPr>
            <m:ctrlPr>
              <w:rPr>
                <w:rFonts w:ascii="Cambria Math" w:hAnsi="Cambria Math" w:cstheme="majorHAnsi"/>
                <w:color w:val="000000" w:themeColor="text1"/>
                <w:sz w:val="22"/>
                <w:szCs w:val="22"/>
              </w:rPr>
            </m:ctrlPr>
          </m:sSubPr>
          <m:e>
            <m:r>
              <m:rPr>
                <m:sty m:val="p"/>
              </m:rPr>
              <w:rPr>
                <w:rFonts w:ascii="Cambria Math" w:hAnsi="Cambria Math" w:cstheme="majorHAnsi"/>
                <w:color w:val="000000" w:themeColor="text1"/>
                <w:sz w:val="22"/>
                <w:szCs w:val="22"/>
              </w:rPr>
              <m:t>K</m:t>
            </m:r>
          </m:e>
          <m:sub>
            <m:r>
              <m:rPr>
                <m:sty m:val="p"/>
              </m:rPr>
              <w:rPr>
                <w:rFonts w:ascii="Cambria Math" w:hAnsi="Cambria Math" w:cstheme="majorHAnsi"/>
                <w:color w:val="000000" w:themeColor="text1"/>
                <w:sz w:val="22"/>
                <w:szCs w:val="22"/>
              </w:rPr>
              <m:t>1</m:t>
            </m:r>
          </m:sub>
        </m:sSub>
        <m:r>
          <m:rPr>
            <m:sty m:val="p"/>
          </m:rPr>
          <w:rPr>
            <w:rFonts w:ascii="Cambria Math" w:hAnsi="Cambria Math" w:cstheme="majorHAnsi"/>
            <w:color w:val="000000" w:themeColor="text1"/>
            <w:sz w:val="22"/>
            <w:szCs w:val="22"/>
          </w:rPr>
          <m:t>(</m:t>
        </m:r>
        <m:sSub>
          <m:sSubPr>
            <m:ctrlPr>
              <w:rPr>
                <w:rFonts w:ascii="Cambria Math" w:hAnsi="Cambria Math" w:cstheme="majorHAnsi"/>
                <w:color w:val="000000" w:themeColor="text1"/>
                <w:sz w:val="22"/>
                <w:szCs w:val="22"/>
              </w:rPr>
            </m:ctrlPr>
          </m:sSubPr>
          <m:e>
            <m:r>
              <m:rPr>
                <m:sty m:val="p"/>
              </m:rPr>
              <w:rPr>
                <w:rFonts w:ascii="Cambria Math" w:hAnsi="Cambria Math" w:cstheme="majorHAnsi"/>
                <w:color w:val="000000" w:themeColor="text1"/>
                <w:sz w:val="22"/>
                <w:szCs w:val="22"/>
              </w:rPr>
              <m:t>λ</m:t>
            </m:r>
          </m:e>
          <m:sub>
            <m:r>
              <m:rPr>
                <m:sty m:val="p"/>
              </m:rPr>
              <w:rPr>
                <w:rFonts w:ascii="Cambria Math" w:hAnsi="Cambria Math" w:cstheme="majorHAnsi"/>
                <w:color w:val="000000" w:themeColor="text1"/>
                <w:sz w:val="22"/>
                <w:szCs w:val="22"/>
              </w:rPr>
              <m:t>em</m:t>
            </m:r>
          </m:sub>
        </m:sSub>
        <m:r>
          <m:rPr>
            <m:sty m:val="p"/>
          </m:rPr>
          <w:rPr>
            <w:rFonts w:ascii="Cambria Math" w:hAnsi="Cambria Math" w:cstheme="majorHAnsi"/>
            <w:color w:val="000000" w:themeColor="text1"/>
            <w:sz w:val="22"/>
            <w:szCs w:val="22"/>
          </w:rPr>
          <m:t xml:space="preserve">) </m:t>
        </m:r>
      </m:oMath>
      <w:r w:rsidRPr="00803481">
        <w:rPr>
          <w:rFonts w:asciiTheme="majorHAnsi" w:hAnsiTheme="majorHAnsi" w:cstheme="majorHAnsi"/>
          <w:color w:val="000000" w:themeColor="text1"/>
          <w:sz w:val="22"/>
          <w:szCs w:val="22"/>
        </w:rPr>
        <w:t xml:space="preserve">was obtained by a one-parameter least-squares fit over all excitation wavelengths, with </w:t>
      </w:r>
      <m:oMath>
        <m:sSub>
          <m:sSubPr>
            <m:ctrlPr>
              <w:rPr>
                <w:rFonts w:ascii="Cambria Math" w:hAnsi="Cambria Math" w:cstheme="majorHAnsi"/>
                <w:color w:val="000000" w:themeColor="text1"/>
                <w:sz w:val="22"/>
                <w:szCs w:val="22"/>
              </w:rPr>
            </m:ctrlPr>
          </m:sSubPr>
          <m:e>
            <m:r>
              <m:rPr>
                <m:sty m:val="p"/>
              </m:rPr>
              <w:rPr>
                <w:rFonts w:ascii="Cambria Math" w:hAnsi="Cambria Math" w:cstheme="majorHAnsi"/>
                <w:color w:val="000000" w:themeColor="text1"/>
                <w:sz w:val="22"/>
                <w:szCs w:val="22"/>
              </w:rPr>
              <m:t>L</m:t>
            </m:r>
          </m:e>
          <m:sub>
            <m:r>
              <m:rPr>
                <m:sty m:val="p"/>
              </m:rPr>
              <w:rPr>
                <w:rFonts w:ascii="Cambria Math" w:hAnsi="Cambria Math" w:cstheme="majorHAnsi"/>
                <w:color w:val="000000" w:themeColor="text1"/>
                <w:sz w:val="22"/>
                <w:szCs w:val="22"/>
              </w:rPr>
              <m:t>n</m:t>
            </m:r>
          </m:sub>
        </m:sSub>
      </m:oMath>
      <w:r w:rsidRPr="00803481">
        <w:rPr>
          <w:rFonts w:asciiTheme="majorHAnsi" w:hAnsiTheme="majorHAnsi" w:cstheme="majorHAnsi"/>
          <w:color w:val="000000" w:themeColor="text1"/>
          <w:sz w:val="22"/>
          <w:szCs w:val="22"/>
        </w:rPr>
        <w:t xml:space="preserve"> and </w:t>
      </w:r>
      <m:oMath>
        <m:sSub>
          <m:sSubPr>
            <m:ctrlPr>
              <w:rPr>
                <w:rFonts w:ascii="Cambria Math" w:hAnsi="Cambria Math" w:cstheme="majorHAnsi"/>
                <w:color w:val="000000" w:themeColor="text1"/>
                <w:sz w:val="22"/>
                <w:szCs w:val="22"/>
              </w:rPr>
            </m:ctrlPr>
          </m:sSubPr>
          <m:e>
            <m:r>
              <m:rPr>
                <m:sty m:val="p"/>
              </m:rPr>
              <w:rPr>
                <w:rFonts w:ascii="Cambria Math" w:hAnsi="Cambria Math" w:cstheme="majorHAnsi"/>
                <w:color w:val="000000" w:themeColor="text1"/>
                <w:sz w:val="22"/>
                <w:szCs w:val="22"/>
              </w:rPr>
              <m:t>A</m:t>
            </m:r>
          </m:e>
          <m:sub>
            <m:r>
              <m:rPr>
                <m:sty m:val="p"/>
              </m:rPr>
              <w:rPr>
                <w:rFonts w:ascii="Cambria Math" w:hAnsi="Cambria Math" w:cstheme="majorHAnsi"/>
                <w:color w:val="000000" w:themeColor="text1"/>
                <w:sz w:val="22"/>
                <w:szCs w:val="22"/>
              </w:rPr>
              <m:t>1</m:t>
            </m:r>
          </m:sub>
        </m:sSub>
      </m:oMath>
      <w:r w:rsidRPr="00803481">
        <w:rPr>
          <w:rFonts w:asciiTheme="majorHAnsi" w:hAnsiTheme="majorHAnsi" w:cstheme="majorHAnsi"/>
          <w:color w:val="000000" w:themeColor="text1"/>
          <w:sz w:val="22"/>
          <w:szCs w:val="22"/>
        </w:rPr>
        <w:t xml:space="preserve"> held fixed. This step determines the optimal prefactor, </w:t>
      </w:r>
      <m:oMath>
        <m:sSub>
          <m:sSubPr>
            <m:ctrlPr>
              <w:rPr>
                <w:rFonts w:ascii="Cambria Math" w:hAnsi="Cambria Math" w:cstheme="majorHAnsi"/>
                <w:color w:val="000000" w:themeColor="text1"/>
                <w:sz w:val="22"/>
                <w:szCs w:val="22"/>
              </w:rPr>
            </m:ctrlPr>
          </m:sSubPr>
          <m:e>
            <m:r>
              <m:rPr>
                <m:sty m:val="p"/>
              </m:rPr>
              <w:rPr>
                <w:rFonts w:ascii="Cambria Math" w:hAnsi="Cambria Math" w:cstheme="majorHAnsi"/>
                <w:color w:val="000000" w:themeColor="text1"/>
                <w:sz w:val="22"/>
                <w:szCs w:val="22"/>
              </w:rPr>
              <m:t>K</m:t>
            </m:r>
          </m:e>
          <m:sub>
            <m:r>
              <m:rPr>
                <m:sty m:val="p"/>
              </m:rPr>
              <w:rPr>
                <w:rFonts w:ascii="Cambria Math" w:hAnsi="Cambria Math" w:cstheme="majorHAnsi"/>
                <w:color w:val="000000" w:themeColor="text1"/>
                <w:sz w:val="22"/>
                <w:szCs w:val="22"/>
              </w:rPr>
              <m:t>1</m:t>
            </m:r>
          </m:sub>
        </m:sSub>
        <m:r>
          <m:rPr>
            <m:sty m:val="p"/>
          </m:rPr>
          <w:rPr>
            <w:rFonts w:ascii="Cambria Math" w:hAnsi="Cambria Math" w:cstheme="majorHAnsi"/>
            <w:color w:val="000000" w:themeColor="text1"/>
            <w:sz w:val="22"/>
            <w:szCs w:val="22"/>
          </w:rPr>
          <m:t>(</m:t>
        </m:r>
        <m:sSub>
          <m:sSubPr>
            <m:ctrlPr>
              <w:rPr>
                <w:rFonts w:ascii="Cambria Math" w:hAnsi="Cambria Math" w:cstheme="majorHAnsi"/>
                <w:color w:val="000000" w:themeColor="text1"/>
                <w:sz w:val="22"/>
                <w:szCs w:val="22"/>
              </w:rPr>
            </m:ctrlPr>
          </m:sSubPr>
          <m:e>
            <m:r>
              <m:rPr>
                <m:sty m:val="p"/>
              </m:rPr>
              <w:rPr>
                <w:rFonts w:ascii="Cambria Math" w:hAnsi="Cambria Math" w:cstheme="majorHAnsi"/>
                <w:color w:val="000000" w:themeColor="text1"/>
                <w:sz w:val="22"/>
                <w:szCs w:val="22"/>
              </w:rPr>
              <m:t>λ</m:t>
            </m:r>
          </m:e>
          <m:sub>
            <m:r>
              <m:rPr>
                <m:sty m:val="p"/>
              </m:rPr>
              <w:rPr>
                <w:rFonts w:ascii="Cambria Math" w:hAnsi="Cambria Math" w:cstheme="majorHAnsi"/>
                <w:color w:val="000000" w:themeColor="text1"/>
                <w:sz w:val="22"/>
                <w:szCs w:val="22"/>
              </w:rPr>
              <m:t>em</m:t>
            </m:r>
          </m:sub>
        </m:sSub>
        <m:r>
          <m:rPr>
            <m:sty m:val="p"/>
          </m:rPr>
          <w:rPr>
            <w:rFonts w:ascii="Cambria Math" w:hAnsi="Cambria Math" w:cstheme="majorHAnsi"/>
            <w:color w:val="000000" w:themeColor="text1"/>
            <w:sz w:val="22"/>
            <w:szCs w:val="22"/>
          </w:rPr>
          <m:t>)</m:t>
        </m:r>
      </m:oMath>
      <w:r w:rsidRPr="00803481">
        <w:rPr>
          <w:rFonts w:asciiTheme="majorHAnsi" w:hAnsiTheme="majorHAnsi" w:cstheme="majorHAnsi"/>
          <w:color w:val="000000" w:themeColor="text1"/>
          <w:sz w:val="22"/>
          <w:szCs w:val="22"/>
        </w:rPr>
        <w:t xml:space="preserve">,  for each emission wavelength. </w:t>
      </w:r>
    </w:p>
    <w:p w14:paraId="3A755613" w14:textId="7D098295" w:rsidR="00594B97" w:rsidRPr="00803481" w:rsidRDefault="00594B97" w:rsidP="004E0EFB">
      <w:pPr>
        <w:pStyle w:val="Heading3"/>
        <w:numPr>
          <w:ilvl w:val="2"/>
          <w:numId w:val="20"/>
        </w:numPr>
        <w:jc w:val="both"/>
        <w:rPr>
          <w:rFonts w:cstheme="majorHAnsi"/>
          <w:color w:val="000000" w:themeColor="text1"/>
        </w:rPr>
      </w:pPr>
      <w:r w:rsidRPr="00803481">
        <w:rPr>
          <w:rFonts w:cstheme="majorHAnsi"/>
          <w:color w:val="000000" w:themeColor="text1"/>
        </w:rPr>
        <w:t>Emission Window Selection</w:t>
      </w:r>
    </w:p>
    <w:p w14:paraId="4273EF3E" w14:textId="071161A1" w:rsidR="00594B97" w:rsidRPr="00803481" w:rsidRDefault="00594B97" w:rsidP="00594B97">
      <w:pPr>
        <w:spacing w:after="0"/>
        <w:jc w:val="both"/>
        <w:rPr>
          <w:rFonts w:asciiTheme="majorHAnsi" w:hAnsiTheme="majorHAnsi" w:cstheme="majorHAnsi"/>
          <w:color w:val="000000" w:themeColor="text1"/>
        </w:rPr>
      </w:pPr>
      <w:r w:rsidRPr="00803481">
        <w:rPr>
          <w:rFonts w:ascii="Calibri" w:hAnsi="Calibri" w:cs="Calibri"/>
          <w:color w:val="000000" w:themeColor="text1"/>
        </w:rPr>
        <w:t>The range of emission wavelengths used for fitting is selected based on the coefficient of determination R², computed between the measured PL data and the analytical model prediction at each emission wavelength independently. At short emission wavelengths the PL intensity is low as the spectrum rises toward its peak, and at long emission wavelengths the emission intensity decays past the bandgap. In both cases the weak absolute signal level causes R² to drop, reaching negative values at the spectral edges where the fit quality breaks down. The appropriate window is identified individually for each material and measurement configuration.</w:t>
      </w:r>
    </w:p>
    <w:p w14:paraId="74ADFD47" w14:textId="70DDF42C" w:rsidR="00594B97" w:rsidRPr="00803481" w:rsidRDefault="00594B97" w:rsidP="00594B97">
      <w:pPr>
        <w:spacing w:after="0"/>
        <w:jc w:val="both"/>
        <w:rPr>
          <w:rFonts w:asciiTheme="majorHAnsi" w:hAnsiTheme="majorHAnsi" w:cstheme="majorHAnsi"/>
          <w:color w:val="000000" w:themeColor="text1"/>
        </w:rPr>
      </w:pPr>
      <w:r w:rsidRPr="00803481">
        <w:rPr>
          <w:rFonts w:asciiTheme="majorHAnsi" w:hAnsiTheme="majorHAnsi" w:cstheme="majorHAnsi"/>
          <w:color w:val="000000" w:themeColor="text1"/>
        </w:rPr>
        <w:t xml:space="preserve">Once the set of prefactors </w:t>
      </w:r>
      <m:oMath>
        <m:d>
          <m:dPr>
            <m:begChr m:val="{"/>
            <m:endChr m:val="}"/>
            <m:ctrlPr>
              <w:rPr>
                <w:rFonts w:ascii="Cambria Math" w:hAnsi="Cambria Math" w:cstheme="majorHAnsi"/>
                <w:color w:val="000000" w:themeColor="text1"/>
              </w:rPr>
            </m:ctrlPr>
          </m:dPr>
          <m:e>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K</m:t>
                </m:r>
              </m:e>
              <m:sub>
                <m:r>
                  <m:rPr>
                    <m:sty m:val="p"/>
                  </m:rPr>
                  <w:rPr>
                    <w:rFonts w:ascii="Cambria Math" w:hAnsi="Cambria Math" w:cstheme="majorHAnsi"/>
                    <w:color w:val="000000" w:themeColor="text1"/>
                  </w:rPr>
                  <m:t>1</m:t>
                </m:r>
              </m:sub>
            </m:sSub>
            <m:r>
              <m:rPr>
                <m:sty m:val="p"/>
              </m:rPr>
              <w:rPr>
                <w:rFonts w:ascii="Cambria Math" w:hAnsi="Cambria Math" w:cstheme="majorHAnsi"/>
                <w:color w:val="000000" w:themeColor="text1"/>
              </w:rPr>
              <m:t>(</m:t>
            </m:r>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λ</m:t>
                </m:r>
              </m:e>
              <m:sub>
                <m:r>
                  <m:rPr>
                    <m:sty m:val="p"/>
                  </m:rPr>
                  <w:rPr>
                    <w:rFonts w:ascii="Cambria Math" w:hAnsi="Cambria Math" w:cstheme="majorHAnsi"/>
                    <w:color w:val="000000" w:themeColor="text1"/>
                  </w:rPr>
                  <m:t>em</m:t>
                </m:r>
              </m:sub>
            </m:sSub>
            <m:r>
              <m:rPr>
                <m:sty m:val="p"/>
              </m:rPr>
              <w:rPr>
                <w:rFonts w:ascii="Cambria Math" w:hAnsi="Cambria Math" w:cstheme="majorHAnsi"/>
                <w:color w:val="000000" w:themeColor="text1"/>
              </w:rPr>
              <m:t>)</m:t>
            </m:r>
          </m:e>
        </m:d>
      </m:oMath>
      <w:r w:rsidRPr="00803481">
        <w:rPr>
          <w:rFonts w:asciiTheme="majorHAnsi" w:hAnsiTheme="majorHAnsi" w:cstheme="majorHAnsi"/>
          <w:color w:val="000000" w:themeColor="text1"/>
        </w:rPr>
        <w:t xml:space="preserve"> is determined, the overall quality of the fit is quantified using the total residual sum of squares, </w:t>
      </w:r>
      <m:oMath>
        <m:r>
          <m:rPr>
            <m:sty m:val="p"/>
          </m:rPr>
          <w:rPr>
            <w:rFonts w:ascii="Cambria Math" w:hAnsi="Cambria Math" w:cstheme="majorHAnsi"/>
            <w:color w:val="000000" w:themeColor="text1"/>
          </w:rPr>
          <m:t>RSS</m:t>
        </m:r>
        <m:d>
          <m:dPr>
            <m:ctrlPr>
              <w:rPr>
                <w:rFonts w:ascii="Cambria Math" w:hAnsi="Cambria Math" w:cstheme="majorHAnsi"/>
                <w:color w:val="000000" w:themeColor="text1"/>
              </w:rPr>
            </m:ctrlPr>
          </m:dPr>
          <m:e>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L</m:t>
                </m:r>
              </m:e>
              <m:sub>
                <m:r>
                  <m:rPr>
                    <m:sty m:val="p"/>
                  </m:rPr>
                  <w:rPr>
                    <w:rFonts w:ascii="Cambria Math" w:hAnsi="Cambria Math" w:cstheme="majorHAnsi"/>
                    <w:color w:val="000000" w:themeColor="text1"/>
                  </w:rPr>
                  <m:t>n</m:t>
                </m:r>
              </m:sub>
            </m:sSub>
            <m:r>
              <m:rPr>
                <m:sty m:val="p"/>
              </m:rPr>
              <w:rPr>
                <w:rFonts w:ascii="Cambria Math" w:hAnsi="Cambria Math" w:cstheme="majorHAnsi"/>
                <w:color w:val="000000" w:themeColor="text1"/>
              </w:rPr>
              <m:t>,</m:t>
            </m:r>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A</m:t>
                </m:r>
              </m:e>
              <m:sub>
                <m:r>
                  <m:rPr>
                    <m:sty m:val="p"/>
                  </m:rPr>
                  <w:rPr>
                    <w:rFonts w:ascii="Cambria Math" w:hAnsi="Cambria Math" w:cstheme="majorHAnsi"/>
                    <w:color w:val="000000" w:themeColor="text1"/>
                  </w:rPr>
                  <m:t>1</m:t>
                </m:r>
              </m:sub>
            </m:sSub>
          </m:e>
        </m:d>
        <m:r>
          <m:rPr>
            <m:sty m:val="p"/>
          </m:rPr>
          <w:rPr>
            <w:rFonts w:ascii="Cambria Math" w:hAnsi="Cambria Math" w:cstheme="majorHAnsi"/>
            <w:color w:val="000000" w:themeColor="text1"/>
          </w:rPr>
          <m:t xml:space="preserve">, </m:t>
        </m:r>
      </m:oMath>
      <w:r w:rsidRPr="00803481">
        <w:rPr>
          <w:rFonts w:asciiTheme="majorHAnsi" w:hAnsiTheme="majorHAnsi" w:cstheme="majorHAnsi"/>
          <w:color w:val="000000" w:themeColor="text1"/>
        </w:rPr>
        <w:t xml:space="preserve"> defined in Eq. </w:t>
      </w:r>
      <w:r w:rsidRPr="00803481">
        <w:rPr>
          <w:rFonts w:asciiTheme="majorHAnsi" w:hAnsiTheme="majorHAnsi" w:cstheme="majorHAnsi"/>
          <w:color w:val="000000" w:themeColor="text1"/>
        </w:rPr>
        <w:fldChar w:fldCharType="begin"/>
      </w:r>
      <w:r w:rsidRPr="00803481">
        <w:rPr>
          <w:rFonts w:asciiTheme="majorHAnsi" w:hAnsiTheme="majorHAnsi" w:cstheme="majorHAnsi"/>
          <w:color w:val="000000" w:themeColor="text1"/>
        </w:rPr>
        <w:instrText xml:space="preserve"> REF _Ref220499182 \h  \* MERGEFORMAT </w:instrText>
      </w:r>
      <w:r w:rsidRPr="00803481">
        <w:rPr>
          <w:rFonts w:asciiTheme="majorHAnsi" w:hAnsiTheme="majorHAnsi" w:cstheme="majorHAnsi"/>
          <w:color w:val="000000" w:themeColor="text1"/>
        </w:rPr>
      </w:r>
      <w:r w:rsidRPr="00803481">
        <w:rPr>
          <w:rFonts w:asciiTheme="majorHAnsi" w:hAnsiTheme="majorHAnsi" w:cstheme="majorHAnsi"/>
          <w:color w:val="000000" w:themeColor="text1"/>
        </w:rPr>
        <w:fldChar w:fldCharType="separate"/>
      </w:r>
      <w:r w:rsidR="003C2E42" w:rsidRPr="00803481">
        <w:rPr>
          <w:rFonts w:asciiTheme="majorHAnsi" w:hAnsiTheme="majorHAnsi" w:cstheme="majorHAnsi"/>
          <w:color w:val="000000" w:themeColor="text1"/>
        </w:rPr>
        <w:t>(</w:t>
      </w:r>
      <w:r w:rsidR="003C2E42" w:rsidRPr="00803481">
        <w:rPr>
          <w:rFonts w:asciiTheme="majorHAnsi" w:hAnsiTheme="majorHAnsi" w:cstheme="majorHAnsi"/>
          <w:noProof/>
          <w:color w:val="000000" w:themeColor="text1"/>
        </w:rPr>
        <w:t>19</w:t>
      </w:r>
      <w:r w:rsidR="003C2E42" w:rsidRPr="00803481">
        <w:rPr>
          <w:rFonts w:asciiTheme="majorHAnsi" w:hAnsiTheme="majorHAnsi" w:cstheme="majorHAnsi"/>
          <w:color w:val="000000" w:themeColor="text1"/>
        </w:rPr>
        <w:t>)</w:t>
      </w:r>
      <w:r w:rsidRPr="00803481">
        <w:rPr>
          <w:rFonts w:asciiTheme="majorHAnsi" w:hAnsiTheme="majorHAnsi" w:cstheme="majorHAnsi"/>
          <w:color w:val="000000" w:themeColor="text1"/>
        </w:rPr>
        <w:fldChar w:fldCharType="end"/>
      </w:r>
      <w:r w:rsidRPr="00803481">
        <w:rPr>
          <w:rFonts w:asciiTheme="majorHAnsi" w:hAnsiTheme="majorHAnsi" w:cstheme="majorHAnsi"/>
          <w:color w:val="000000" w:themeColor="text1"/>
        </w:rPr>
        <w:t xml:space="preserve">, which accumulates the squared differences between the measured and modeled PL values over all emission and excitation wavelengths. The optimal values of </w:t>
      </w:r>
      <m:oMath>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L</m:t>
            </m:r>
          </m:e>
          <m:sub>
            <m:r>
              <m:rPr>
                <m:sty m:val="p"/>
              </m:rPr>
              <w:rPr>
                <w:rFonts w:ascii="Cambria Math" w:hAnsi="Cambria Math" w:cstheme="majorHAnsi"/>
                <w:color w:val="000000" w:themeColor="text1"/>
              </w:rPr>
              <m:t>n</m:t>
            </m:r>
          </m:sub>
        </m:sSub>
      </m:oMath>
      <w:r w:rsidRPr="00803481">
        <w:rPr>
          <w:rFonts w:asciiTheme="majorHAnsi" w:hAnsiTheme="majorHAnsi" w:cstheme="majorHAnsi"/>
          <w:color w:val="000000" w:themeColor="text1"/>
        </w:rPr>
        <w:t xml:space="preserve"> and </w:t>
      </w:r>
      <m:oMath>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A</m:t>
            </m:r>
          </m:e>
          <m:sub>
            <m:r>
              <m:rPr>
                <m:sty m:val="p"/>
              </m:rPr>
              <w:rPr>
                <w:rFonts w:ascii="Cambria Math" w:hAnsi="Cambria Math" w:cstheme="majorHAnsi"/>
                <w:color w:val="000000" w:themeColor="text1"/>
              </w:rPr>
              <m:t>1</m:t>
            </m:r>
          </m:sub>
        </m:sSub>
      </m:oMath>
      <w:r w:rsidRPr="00803481">
        <w:rPr>
          <w:rFonts w:asciiTheme="majorHAnsi" w:hAnsiTheme="majorHAnsi" w:cstheme="majorHAnsi"/>
          <w:color w:val="000000" w:themeColor="text1"/>
        </w:rPr>
        <w:t xml:space="preserve"> are obtained by minimizing this residual sum of squares, yielding the transport parameters that best reproduce the measured wavelength-resolved PL data.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
        <w:gridCol w:w="6912"/>
        <w:gridCol w:w="864"/>
      </w:tblGrid>
      <w:tr w:rsidR="00594B97" w:rsidRPr="00803481" w14:paraId="2CEA8CAB" w14:textId="77777777" w:rsidTr="00325A1E">
        <w:tc>
          <w:tcPr>
            <w:tcW w:w="500" w:type="pct"/>
          </w:tcPr>
          <w:p w14:paraId="51DA923D" w14:textId="77777777" w:rsidR="00594B97" w:rsidRPr="00803481" w:rsidRDefault="00594B97" w:rsidP="00325A1E">
            <w:pPr>
              <w:jc w:val="both"/>
              <w:rPr>
                <w:rFonts w:asciiTheme="majorHAnsi" w:hAnsiTheme="majorHAnsi" w:cstheme="majorHAnsi"/>
                <w:color w:val="000000" w:themeColor="text1"/>
              </w:rPr>
            </w:pPr>
          </w:p>
        </w:tc>
        <w:tc>
          <w:tcPr>
            <w:tcW w:w="4000" w:type="pct"/>
            <w:vAlign w:val="center"/>
          </w:tcPr>
          <w:p w14:paraId="49291B55" w14:textId="77777777" w:rsidR="00594B97" w:rsidRPr="00803481" w:rsidRDefault="00594B97" w:rsidP="00325A1E">
            <w:pPr>
              <w:bidi/>
              <w:jc w:val="both"/>
              <w:rPr>
                <w:rFonts w:asciiTheme="majorHAnsi" w:hAnsiTheme="majorHAnsi" w:cstheme="majorHAnsi"/>
                <w:color w:val="000000" w:themeColor="text1"/>
                <w:sz w:val="21"/>
                <w:szCs w:val="21"/>
                <w:rtl/>
                <w:lang w:bidi="he-IL"/>
              </w:rPr>
            </w:pPr>
            <m:oMathPara>
              <m:oMath>
                <m:r>
                  <m:rPr>
                    <m:sty m:val="p"/>
                  </m:rPr>
                  <w:rPr>
                    <w:rFonts w:ascii="Cambria Math" w:hAnsi="Cambria Math" w:cstheme="majorHAnsi"/>
                    <w:color w:val="000000" w:themeColor="text1"/>
                    <w:sz w:val="21"/>
                    <w:szCs w:val="21"/>
                  </w:rPr>
                  <m:t>RSS(</m:t>
                </m:r>
                <m:sSub>
                  <m:sSubPr>
                    <m:ctrlPr>
                      <w:rPr>
                        <w:rFonts w:ascii="Cambria Math" w:hAnsi="Cambria Math" w:cstheme="majorHAnsi"/>
                        <w:color w:val="000000" w:themeColor="text1"/>
                        <w:sz w:val="21"/>
                        <w:szCs w:val="21"/>
                      </w:rPr>
                    </m:ctrlPr>
                  </m:sSubPr>
                  <m:e>
                    <m:r>
                      <m:rPr>
                        <m:sty m:val="p"/>
                      </m:rPr>
                      <w:rPr>
                        <w:rFonts w:ascii="Cambria Math" w:hAnsi="Cambria Math" w:cstheme="majorHAnsi"/>
                        <w:color w:val="000000" w:themeColor="text1"/>
                        <w:sz w:val="21"/>
                        <w:szCs w:val="21"/>
                      </w:rPr>
                      <m:t>L</m:t>
                    </m:r>
                  </m:e>
                  <m:sub>
                    <m:r>
                      <m:rPr>
                        <m:sty m:val="p"/>
                      </m:rPr>
                      <w:rPr>
                        <w:rFonts w:ascii="Cambria Math" w:hAnsi="Cambria Math" w:cstheme="majorHAnsi"/>
                        <w:color w:val="000000" w:themeColor="text1"/>
                        <w:sz w:val="21"/>
                        <w:szCs w:val="21"/>
                      </w:rPr>
                      <m:t>n</m:t>
                    </m:r>
                  </m:sub>
                </m:sSub>
                <m:r>
                  <m:rPr>
                    <m:sty m:val="p"/>
                  </m:rPr>
                  <w:rPr>
                    <w:rFonts w:ascii="Cambria Math" w:hAnsi="Cambria Math" w:cstheme="majorHAnsi"/>
                    <w:color w:val="000000" w:themeColor="text1"/>
                    <w:sz w:val="21"/>
                    <w:szCs w:val="21"/>
                  </w:rPr>
                  <m:t>,</m:t>
                </m:r>
                <m:sSub>
                  <m:sSubPr>
                    <m:ctrlPr>
                      <w:rPr>
                        <w:rFonts w:ascii="Cambria Math" w:hAnsi="Cambria Math" w:cstheme="majorHAnsi"/>
                        <w:color w:val="000000" w:themeColor="text1"/>
                        <w:sz w:val="21"/>
                        <w:szCs w:val="21"/>
                      </w:rPr>
                    </m:ctrlPr>
                  </m:sSubPr>
                  <m:e>
                    <m:r>
                      <m:rPr>
                        <m:sty m:val="p"/>
                      </m:rPr>
                      <w:rPr>
                        <w:rFonts w:ascii="Cambria Math" w:hAnsi="Cambria Math" w:cstheme="majorHAnsi"/>
                        <w:color w:val="000000" w:themeColor="text1"/>
                        <w:sz w:val="21"/>
                        <w:szCs w:val="21"/>
                      </w:rPr>
                      <m:t>A</m:t>
                    </m:r>
                  </m:e>
                  <m:sub>
                    <m:r>
                      <m:rPr>
                        <m:sty m:val="p"/>
                      </m:rPr>
                      <w:rPr>
                        <w:rFonts w:ascii="Cambria Math" w:hAnsi="Cambria Math" w:cstheme="majorHAnsi"/>
                        <w:color w:val="000000" w:themeColor="text1"/>
                        <w:sz w:val="21"/>
                        <w:szCs w:val="21"/>
                      </w:rPr>
                      <m:t>1</m:t>
                    </m:r>
                  </m:sub>
                </m:sSub>
                <m:r>
                  <m:rPr>
                    <m:sty m:val="p"/>
                  </m:rPr>
                  <w:rPr>
                    <w:rFonts w:ascii="Cambria Math" w:hAnsi="Cambria Math" w:cstheme="majorHAnsi"/>
                    <w:color w:val="000000" w:themeColor="text1"/>
                    <w:sz w:val="21"/>
                    <w:szCs w:val="21"/>
                  </w:rPr>
                  <m:t>)=</m:t>
                </m:r>
                <m:nary>
                  <m:naryPr>
                    <m:chr m:val="∑"/>
                    <m:limLoc m:val="undOvr"/>
                    <m:grow m:val="1"/>
                    <m:supHide m:val="1"/>
                    <m:ctrlPr>
                      <w:rPr>
                        <w:rFonts w:ascii="Cambria Math" w:hAnsi="Cambria Math" w:cstheme="majorHAnsi"/>
                        <w:color w:val="000000" w:themeColor="text1"/>
                        <w:sz w:val="21"/>
                        <w:szCs w:val="21"/>
                      </w:rPr>
                    </m:ctrlPr>
                  </m:naryPr>
                  <m:sub>
                    <m:sSub>
                      <m:sSubPr>
                        <m:ctrlPr>
                          <w:rPr>
                            <w:rFonts w:ascii="Cambria Math" w:hAnsi="Cambria Math" w:cstheme="majorHAnsi"/>
                            <w:color w:val="000000" w:themeColor="text1"/>
                            <w:sz w:val="21"/>
                            <w:szCs w:val="21"/>
                          </w:rPr>
                        </m:ctrlPr>
                      </m:sSubPr>
                      <m:e>
                        <m:r>
                          <m:rPr>
                            <m:sty m:val="p"/>
                          </m:rPr>
                          <w:rPr>
                            <w:rFonts w:ascii="Cambria Math" w:hAnsi="Cambria Math" w:cstheme="majorHAnsi"/>
                            <w:color w:val="000000" w:themeColor="text1"/>
                            <w:sz w:val="21"/>
                            <w:szCs w:val="21"/>
                          </w:rPr>
                          <m:t>λ</m:t>
                        </m:r>
                      </m:e>
                      <m:sub>
                        <m:r>
                          <m:rPr>
                            <m:sty m:val="p"/>
                          </m:rPr>
                          <w:rPr>
                            <w:rFonts w:ascii="Cambria Math" w:hAnsi="Cambria Math" w:cstheme="majorHAnsi"/>
                            <w:color w:val="000000" w:themeColor="text1"/>
                            <w:sz w:val="21"/>
                            <w:szCs w:val="21"/>
                          </w:rPr>
                          <m:t>em</m:t>
                        </m:r>
                      </m:sub>
                    </m:sSub>
                  </m:sub>
                  <m:sup/>
                  <m:e>
                    <m:nary>
                      <m:naryPr>
                        <m:chr m:val="∑"/>
                        <m:limLoc m:val="undOvr"/>
                        <m:grow m:val="1"/>
                        <m:supHide m:val="1"/>
                        <m:ctrlPr>
                          <w:rPr>
                            <w:rFonts w:ascii="Cambria Math" w:hAnsi="Cambria Math" w:cstheme="majorHAnsi"/>
                            <w:color w:val="000000" w:themeColor="text1"/>
                            <w:sz w:val="21"/>
                            <w:szCs w:val="21"/>
                          </w:rPr>
                        </m:ctrlPr>
                      </m:naryPr>
                      <m:sub>
                        <m:r>
                          <m:rPr>
                            <m:sty m:val="p"/>
                          </m:rPr>
                          <w:rPr>
                            <w:rFonts w:ascii="Cambria Math" w:hAnsi="Cambria Math" w:cstheme="majorHAnsi"/>
                            <w:color w:val="000000" w:themeColor="text1"/>
                            <w:sz w:val="21"/>
                            <w:szCs w:val="21"/>
                          </w:rPr>
                          <m:t>ex</m:t>
                        </m:r>
                      </m:sub>
                      <m:sup/>
                      <m:e>
                        <m:sSup>
                          <m:sSupPr>
                            <m:ctrlPr>
                              <w:rPr>
                                <w:rFonts w:ascii="Cambria Math" w:hAnsi="Cambria Math" w:cstheme="majorHAnsi"/>
                                <w:color w:val="000000" w:themeColor="text1"/>
                                <w:sz w:val="21"/>
                                <w:szCs w:val="21"/>
                              </w:rPr>
                            </m:ctrlPr>
                          </m:sSupPr>
                          <m:e>
                            <m:d>
                              <m:dPr>
                                <m:begChr m:val="["/>
                                <m:endChr m:val="]"/>
                                <m:ctrlPr>
                                  <w:rPr>
                                    <w:rFonts w:ascii="Cambria Math" w:hAnsi="Cambria Math" w:cstheme="majorHAnsi"/>
                                    <w:color w:val="000000" w:themeColor="text1"/>
                                    <w:sz w:val="21"/>
                                    <w:szCs w:val="21"/>
                                  </w:rPr>
                                </m:ctrlPr>
                              </m:dPr>
                              <m:e>
                                <m:r>
                                  <m:rPr>
                                    <m:sty m:val="p"/>
                                  </m:rPr>
                                  <w:rPr>
                                    <w:rFonts w:ascii="Cambria Math" w:hAnsi="Cambria Math" w:cstheme="majorHAnsi"/>
                                    <w:color w:val="000000" w:themeColor="text1"/>
                                    <w:sz w:val="21"/>
                                    <w:szCs w:val="21"/>
                                  </w:rPr>
                                  <m:t>P</m:t>
                                </m:r>
                                <m:sSub>
                                  <m:sSubPr>
                                    <m:ctrlPr>
                                      <w:rPr>
                                        <w:rFonts w:ascii="Cambria Math" w:hAnsi="Cambria Math" w:cstheme="majorHAnsi"/>
                                        <w:color w:val="000000" w:themeColor="text1"/>
                                        <w:sz w:val="21"/>
                                        <w:szCs w:val="21"/>
                                      </w:rPr>
                                    </m:ctrlPr>
                                  </m:sSubPr>
                                  <m:e>
                                    <m:r>
                                      <m:rPr>
                                        <m:sty m:val="p"/>
                                      </m:rPr>
                                      <w:rPr>
                                        <w:rFonts w:ascii="Cambria Math" w:hAnsi="Cambria Math" w:cstheme="majorHAnsi"/>
                                        <w:color w:val="000000" w:themeColor="text1"/>
                                        <w:sz w:val="21"/>
                                        <w:szCs w:val="21"/>
                                      </w:rPr>
                                      <m:t>L</m:t>
                                    </m:r>
                                  </m:e>
                                  <m:sub>
                                    <m:r>
                                      <m:rPr>
                                        <m:sty m:val="p"/>
                                      </m:rPr>
                                      <w:rPr>
                                        <w:rFonts w:ascii="Cambria Math" w:hAnsi="Cambria Math" w:cstheme="majorHAnsi"/>
                                        <w:color w:val="000000" w:themeColor="text1"/>
                                        <w:sz w:val="21"/>
                                        <w:szCs w:val="21"/>
                                      </w:rPr>
                                      <m:t>meas</m:t>
                                    </m:r>
                                  </m:sub>
                                </m:sSub>
                                <m:r>
                                  <m:rPr>
                                    <m:sty m:val="p"/>
                                  </m:rPr>
                                  <w:rPr>
                                    <w:rFonts w:ascii="Cambria Math" w:hAnsi="Cambria Math" w:cstheme="majorHAnsi"/>
                                    <w:color w:val="000000" w:themeColor="text1"/>
                                    <w:sz w:val="21"/>
                                    <w:szCs w:val="21"/>
                                  </w:rPr>
                                  <m:t>(</m:t>
                                </m:r>
                                <m:sSub>
                                  <m:sSubPr>
                                    <m:ctrlPr>
                                      <w:rPr>
                                        <w:rFonts w:ascii="Cambria Math" w:hAnsi="Cambria Math" w:cstheme="majorHAnsi"/>
                                        <w:color w:val="000000" w:themeColor="text1"/>
                                        <w:sz w:val="21"/>
                                        <w:szCs w:val="21"/>
                                      </w:rPr>
                                    </m:ctrlPr>
                                  </m:sSubPr>
                                  <m:e>
                                    <m:r>
                                      <m:rPr>
                                        <m:sty m:val="p"/>
                                      </m:rPr>
                                      <w:rPr>
                                        <w:rFonts w:ascii="Cambria Math" w:hAnsi="Cambria Math" w:cstheme="majorHAnsi"/>
                                        <w:color w:val="000000" w:themeColor="text1"/>
                                        <w:sz w:val="21"/>
                                        <w:szCs w:val="21"/>
                                      </w:rPr>
                                      <m:t>λ</m:t>
                                    </m:r>
                                  </m:e>
                                  <m:sub>
                                    <m:r>
                                      <m:rPr>
                                        <m:sty m:val="p"/>
                                      </m:rPr>
                                      <w:rPr>
                                        <w:rFonts w:ascii="Cambria Math" w:hAnsi="Cambria Math" w:cstheme="majorHAnsi"/>
                                        <w:color w:val="000000" w:themeColor="text1"/>
                                        <w:sz w:val="21"/>
                                        <w:szCs w:val="21"/>
                                      </w:rPr>
                                      <m:t>em</m:t>
                                    </m:r>
                                  </m:sub>
                                </m:sSub>
                                <m:r>
                                  <m:rPr>
                                    <m:sty m:val="p"/>
                                  </m:rPr>
                                  <w:rPr>
                                    <w:rFonts w:ascii="Cambria Math" w:hAnsi="Cambria Math" w:cstheme="majorHAnsi"/>
                                    <w:color w:val="000000" w:themeColor="text1"/>
                                    <w:sz w:val="21"/>
                                    <w:szCs w:val="21"/>
                                  </w:rPr>
                                  <m:t>,</m:t>
                                </m:r>
                                <m:sSub>
                                  <m:sSubPr>
                                    <m:ctrlPr>
                                      <w:rPr>
                                        <w:rFonts w:ascii="Cambria Math" w:hAnsi="Cambria Math" w:cstheme="majorHAnsi"/>
                                        <w:color w:val="000000" w:themeColor="text1"/>
                                        <w:sz w:val="21"/>
                                        <w:szCs w:val="21"/>
                                      </w:rPr>
                                    </m:ctrlPr>
                                  </m:sSubPr>
                                  <m:e>
                                    <m:r>
                                      <m:rPr>
                                        <m:sty m:val="p"/>
                                      </m:rPr>
                                      <w:rPr>
                                        <w:rFonts w:ascii="Cambria Math" w:hAnsi="Cambria Math" w:cstheme="majorHAnsi"/>
                                        <w:color w:val="000000" w:themeColor="text1"/>
                                        <w:sz w:val="21"/>
                                        <w:szCs w:val="21"/>
                                      </w:rPr>
                                      <m:t>λ</m:t>
                                    </m:r>
                                  </m:e>
                                  <m:sub>
                                    <m:r>
                                      <m:rPr>
                                        <m:sty m:val="p"/>
                                      </m:rPr>
                                      <w:rPr>
                                        <w:rFonts w:ascii="Cambria Math" w:hAnsi="Cambria Math" w:cstheme="majorHAnsi"/>
                                        <w:color w:val="000000" w:themeColor="text1"/>
                                        <w:sz w:val="21"/>
                                        <w:szCs w:val="21"/>
                                      </w:rPr>
                                      <m:t>ex</m:t>
                                    </m:r>
                                  </m:sub>
                                </m:sSub>
                                <m:r>
                                  <m:rPr>
                                    <m:sty m:val="p"/>
                                  </m:rPr>
                                  <w:rPr>
                                    <w:rFonts w:ascii="Cambria Math" w:hAnsi="Cambria Math" w:cstheme="majorHAnsi"/>
                                    <w:color w:val="000000" w:themeColor="text1"/>
                                    <w:sz w:val="21"/>
                                    <w:szCs w:val="21"/>
                                  </w:rPr>
                                  <m:t>)-P</m:t>
                                </m:r>
                                <m:sSub>
                                  <m:sSubPr>
                                    <m:ctrlPr>
                                      <w:rPr>
                                        <w:rFonts w:ascii="Cambria Math" w:hAnsi="Cambria Math" w:cstheme="majorHAnsi"/>
                                        <w:color w:val="000000" w:themeColor="text1"/>
                                        <w:sz w:val="21"/>
                                        <w:szCs w:val="21"/>
                                      </w:rPr>
                                    </m:ctrlPr>
                                  </m:sSubPr>
                                  <m:e>
                                    <m:r>
                                      <m:rPr>
                                        <m:sty m:val="p"/>
                                      </m:rPr>
                                      <w:rPr>
                                        <w:rFonts w:ascii="Cambria Math" w:hAnsi="Cambria Math" w:cstheme="majorHAnsi"/>
                                        <w:color w:val="000000" w:themeColor="text1"/>
                                        <w:sz w:val="21"/>
                                        <w:szCs w:val="21"/>
                                      </w:rPr>
                                      <m:t>L</m:t>
                                    </m:r>
                                  </m:e>
                                  <m:sub>
                                    <m:r>
                                      <m:rPr>
                                        <m:sty m:val="p"/>
                                      </m:rPr>
                                      <w:rPr>
                                        <w:rFonts w:ascii="Cambria Math" w:hAnsi="Cambria Math" w:cstheme="majorHAnsi"/>
                                        <w:color w:val="000000" w:themeColor="text1"/>
                                        <w:sz w:val="21"/>
                                        <w:szCs w:val="21"/>
                                      </w:rPr>
                                      <m:t>model</m:t>
                                    </m:r>
                                  </m:sub>
                                </m:sSub>
                                <m:r>
                                  <m:rPr>
                                    <m:sty m:val="p"/>
                                  </m:rPr>
                                  <w:rPr>
                                    <w:rFonts w:ascii="Cambria Math" w:hAnsi="Cambria Math" w:cstheme="majorHAnsi"/>
                                    <w:color w:val="000000" w:themeColor="text1"/>
                                    <w:sz w:val="21"/>
                                    <w:szCs w:val="21"/>
                                  </w:rPr>
                                  <m:t>(</m:t>
                                </m:r>
                                <m:sSub>
                                  <m:sSubPr>
                                    <m:ctrlPr>
                                      <w:rPr>
                                        <w:rFonts w:ascii="Cambria Math" w:hAnsi="Cambria Math" w:cstheme="majorHAnsi"/>
                                        <w:color w:val="000000" w:themeColor="text1"/>
                                        <w:sz w:val="21"/>
                                        <w:szCs w:val="21"/>
                                      </w:rPr>
                                    </m:ctrlPr>
                                  </m:sSubPr>
                                  <m:e>
                                    <m:r>
                                      <m:rPr>
                                        <m:sty m:val="p"/>
                                      </m:rPr>
                                      <w:rPr>
                                        <w:rFonts w:ascii="Cambria Math" w:hAnsi="Cambria Math" w:cstheme="majorHAnsi"/>
                                        <w:color w:val="000000" w:themeColor="text1"/>
                                        <w:sz w:val="21"/>
                                        <w:szCs w:val="21"/>
                                      </w:rPr>
                                      <m:t>λ</m:t>
                                    </m:r>
                                  </m:e>
                                  <m:sub>
                                    <m:r>
                                      <m:rPr>
                                        <m:sty m:val="p"/>
                                      </m:rPr>
                                      <w:rPr>
                                        <w:rFonts w:ascii="Cambria Math" w:hAnsi="Cambria Math" w:cstheme="majorHAnsi"/>
                                        <w:color w:val="000000" w:themeColor="text1"/>
                                        <w:sz w:val="21"/>
                                        <w:szCs w:val="21"/>
                                      </w:rPr>
                                      <m:t>em</m:t>
                                    </m:r>
                                  </m:sub>
                                </m:sSub>
                                <m:r>
                                  <m:rPr>
                                    <m:sty m:val="p"/>
                                  </m:rPr>
                                  <w:rPr>
                                    <w:rFonts w:ascii="Cambria Math" w:hAnsi="Cambria Math" w:cstheme="majorHAnsi"/>
                                    <w:color w:val="000000" w:themeColor="text1"/>
                                    <w:sz w:val="21"/>
                                    <w:szCs w:val="21"/>
                                  </w:rPr>
                                  <m:t>,</m:t>
                                </m:r>
                                <m:sSub>
                                  <m:sSubPr>
                                    <m:ctrlPr>
                                      <w:rPr>
                                        <w:rFonts w:ascii="Cambria Math" w:hAnsi="Cambria Math" w:cstheme="majorHAnsi"/>
                                        <w:color w:val="000000" w:themeColor="text1"/>
                                        <w:sz w:val="21"/>
                                        <w:szCs w:val="21"/>
                                      </w:rPr>
                                    </m:ctrlPr>
                                  </m:sSubPr>
                                  <m:e>
                                    <m:r>
                                      <m:rPr>
                                        <m:sty m:val="p"/>
                                      </m:rPr>
                                      <w:rPr>
                                        <w:rFonts w:ascii="Cambria Math" w:hAnsi="Cambria Math" w:cstheme="majorHAnsi"/>
                                        <w:color w:val="000000" w:themeColor="text1"/>
                                        <w:sz w:val="21"/>
                                        <w:szCs w:val="21"/>
                                      </w:rPr>
                                      <m:t>λ</m:t>
                                    </m:r>
                                  </m:e>
                                  <m:sub>
                                    <m:r>
                                      <m:rPr>
                                        <m:sty m:val="p"/>
                                      </m:rPr>
                                      <w:rPr>
                                        <w:rFonts w:ascii="Cambria Math" w:hAnsi="Cambria Math" w:cstheme="majorHAnsi"/>
                                        <w:color w:val="000000" w:themeColor="text1"/>
                                        <w:sz w:val="21"/>
                                        <w:szCs w:val="21"/>
                                      </w:rPr>
                                      <m:t>ex</m:t>
                                    </m:r>
                                  </m:sub>
                                </m:sSub>
                                <m:r>
                                  <m:rPr>
                                    <m:sty m:val="p"/>
                                  </m:rPr>
                                  <w:rPr>
                                    <w:rFonts w:ascii="Cambria Math" w:hAnsi="Cambria Math" w:cstheme="majorHAnsi"/>
                                    <w:color w:val="000000" w:themeColor="text1"/>
                                    <w:sz w:val="21"/>
                                    <w:szCs w:val="21"/>
                                  </w:rPr>
                                  <m:t>;</m:t>
                                </m:r>
                                <m:sSub>
                                  <m:sSubPr>
                                    <m:ctrlPr>
                                      <w:rPr>
                                        <w:rFonts w:ascii="Cambria Math" w:hAnsi="Cambria Math" w:cstheme="majorHAnsi"/>
                                        <w:color w:val="000000" w:themeColor="text1"/>
                                        <w:sz w:val="21"/>
                                        <w:szCs w:val="21"/>
                                      </w:rPr>
                                    </m:ctrlPr>
                                  </m:sSubPr>
                                  <m:e>
                                    <m:r>
                                      <m:rPr>
                                        <m:sty m:val="p"/>
                                      </m:rPr>
                                      <w:rPr>
                                        <w:rFonts w:ascii="Cambria Math" w:hAnsi="Cambria Math" w:cstheme="majorHAnsi"/>
                                        <w:color w:val="000000" w:themeColor="text1"/>
                                        <w:sz w:val="21"/>
                                        <w:szCs w:val="21"/>
                                      </w:rPr>
                                      <m:t>L</m:t>
                                    </m:r>
                                  </m:e>
                                  <m:sub>
                                    <m:r>
                                      <m:rPr>
                                        <m:sty m:val="p"/>
                                      </m:rPr>
                                      <w:rPr>
                                        <w:rFonts w:ascii="Cambria Math" w:hAnsi="Cambria Math" w:cstheme="majorHAnsi"/>
                                        <w:color w:val="000000" w:themeColor="text1"/>
                                        <w:sz w:val="21"/>
                                        <w:szCs w:val="21"/>
                                      </w:rPr>
                                      <m:t>n</m:t>
                                    </m:r>
                                  </m:sub>
                                </m:sSub>
                                <m:r>
                                  <m:rPr>
                                    <m:sty m:val="p"/>
                                  </m:rPr>
                                  <w:rPr>
                                    <w:rFonts w:ascii="Cambria Math" w:hAnsi="Cambria Math" w:cstheme="majorHAnsi"/>
                                    <w:color w:val="000000" w:themeColor="text1"/>
                                    <w:sz w:val="21"/>
                                    <w:szCs w:val="21"/>
                                  </w:rPr>
                                  <m:t>,</m:t>
                                </m:r>
                                <m:sSub>
                                  <m:sSubPr>
                                    <m:ctrlPr>
                                      <w:rPr>
                                        <w:rFonts w:ascii="Cambria Math" w:hAnsi="Cambria Math" w:cstheme="majorHAnsi"/>
                                        <w:color w:val="000000" w:themeColor="text1"/>
                                        <w:sz w:val="21"/>
                                        <w:szCs w:val="21"/>
                                      </w:rPr>
                                    </m:ctrlPr>
                                  </m:sSubPr>
                                  <m:e>
                                    <m:r>
                                      <m:rPr>
                                        <m:sty m:val="p"/>
                                      </m:rPr>
                                      <w:rPr>
                                        <w:rFonts w:ascii="Cambria Math" w:hAnsi="Cambria Math" w:cstheme="majorHAnsi"/>
                                        <w:color w:val="000000" w:themeColor="text1"/>
                                        <w:sz w:val="21"/>
                                        <w:szCs w:val="21"/>
                                      </w:rPr>
                                      <m:t>A</m:t>
                                    </m:r>
                                  </m:e>
                                  <m:sub>
                                    <m:r>
                                      <m:rPr>
                                        <m:sty m:val="p"/>
                                      </m:rPr>
                                      <w:rPr>
                                        <w:rFonts w:ascii="Cambria Math" w:hAnsi="Cambria Math" w:cstheme="majorHAnsi"/>
                                        <w:color w:val="000000" w:themeColor="text1"/>
                                        <w:sz w:val="21"/>
                                        <w:szCs w:val="21"/>
                                      </w:rPr>
                                      <m:t>1</m:t>
                                    </m:r>
                                  </m:sub>
                                </m:sSub>
                                <m:r>
                                  <m:rPr>
                                    <m:sty m:val="p"/>
                                  </m:rPr>
                                  <w:rPr>
                                    <w:rFonts w:ascii="Cambria Math" w:hAnsi="Cambria Math" w:cstheme="majorHAnsi"/>
                                    <w:color w:val="000000" w:themeColor="text1"/>
                                    <w:sz w:val="21"/>
                                    <w:szCs w:val="21"/>
                                  </w:rPr>
                                  <m:t>)</m:t>
                                </m:r>
                              </m:e>
                            </m:d>
                          </m:e>
                          <m:sup>
                            <m:r>
                              <m:rPr>
                                <m:sty m:val="p"/>
                              </m:rPr>
                              <w:rPr>
                                <w:rFonts w:ascii="Cambria Math" w:hAnsi="Cambria Math" w:cstheme="majorHAnsi"/>
                                <w:color w:val="000000" w:themeColor="text1"/>
                                <w:sz w:val="21"/>
                                <w:szCs w:val="21"/>
                              </w:rPr>
                              <m:t>2</m:t>
                            </m:r>
                          </m:sup>
                        </m:sSup>
                      </m:e>
                    </m:nary>
                  </m:e>
                </m:nary>
              </m:oMath>
            </m:oMathPara>
          </w:p>
        </w:tc>
        <w:tc>
          <w:tcPr>
            <w:tcW w:w="500" w:type="pct"/>
            <w:vAlign w:val="center"/>
          </w:tcPr>
          <w:p w14:paraId="490A584E" w14:textId="6977DE97" w:rsidR="00594B97" w:rsidRPr="00803481" w:rsidRDefault="00594B97" w:rsidP="00325A1E">
            <w:pPr>
              <w:jc w:val="both"/>
              <w:rPr>
                <w:rFonts w:asciiTheme="majorHAnsi" w:hAnsiTheme="majorHAnsi" w:cstheme="majorHAnsi"/>
                <w:color w:val="000000" w:themeColor="text1"/>
                <w:rtl/>
              </w:rPr>
            </w:pPr>
            <w:bookmarkStart w:id="58" w:name="_Ref220499182"/>
            <w:r w:rsidRPr="00803481">
              <w:rPr>
                <w:rFonts w:asciiTheme="majorHAnsi" w:hAnsiTheme="majorHAnsi" w:cstheme="majorHAnsi"/>
                <w:color w:val="000000" w:themeColor="text1"/>
              </w:rPr>
              <w:t>(</w:t>
            </w:r>
            <w:r w:rsidRPr="00803481">
              <w:rPr>
                <w:rFonts w:asciiTheme="majorHAnsi" w:hAnsiTheme="majorHAnsi" w:cstheme="majorHAnsi"/>
                <w:color w:val="000000" w:themeColor="text1"/>
              </w:rPr>
              <w:fldChar w:fldCharType="begin"/>
            </w:r>
            <w:r w:rsidRPr="00803481">
              <w:rPr>
                <w:rFonts w:asciiTheme="majorHAnsi" w:hAnsiTheme="majorHAnsi" w:cstheme="majorHAnsi"/>
                <w:color w:val="000000" w:themeColor="text1"/>
              </w:rPr>
              <w:instrText xml:space="preserve"> SEQ Equation \* ARABIC </w:instrText>
            </w:r>
            <w:r w:rsidRPr="00803481">
              <w:rPr>
                <w:rFonts w:asciiTheme="majorHAnsi" w:hAnsiTheme="majorHAnsi" w:cstheme="majorHAnsi"/>
                <w:color w:val="000000" w:themeColor="text1"/>
              </w:rPr>
              <w:fldChar w:fldCharType="separate"/>
            </w:r>
            <w:r w:rsidR="003C2E42" w:rsidRPr="00803481">
              <w:rPr>
                <w:rFonts w:asciiTheme="majorHAnsi" w:hAnsiTheme="majorHAnsi" w:cstheme="majorHAnsi"/>
                <w:noProof/>
                <w:color w:val="000000" w:themeColor="text1"/>
              </w:rPr>
              <w:t>19</w:t>
            </w:r>
            <w:r w:rsidRPr="00803481">
              <w:rPr>
                <w:rFonts w:asciiTheme="majorHAnsi" w:hAnsiTheme="majorHAnsi" w:cstheme="majorHAnsi"/>
                <w:color w:val="000000" w:themeColor="text1"/>
              </w:rPr>
              <w:fldChar w:fldCharType="end"/>
            </w:r>
            <w:r w:rsidRPr="00803481">
              <w:rPr>
                <w:rFonts w:asciiTheme="majorHAnsi" w:hAnsiTheme="majorHAnsi" w:cstheme="majorHAnsi"/>
                <w:color w:val="000000" w:themeColor="text1"/>
              </w:rPr>
              <w:t>)</w:t>
            </w:r>
            <w:bookmarkEnd w:id="58"/>
          </w:p>
        </w:tc>
      </w:tr>
    </w:tbl>
    <w:p w14:paraId="3D2337EA" w14:textId="62E86697" w:rsidR="00594B97" w:rsidRPr="00803481" w:rsidRDefault="00594B97" w:rsidP="004E0EFB">
      <w:pPr>
        <w:pStyle w:val="Heading3"/>
        <w:numPr>
          <w:ilvl w:val="2"/>
          <w:numId w:val="20"/>
        </w:numPr>
        <w:jc w:val="both"/>
        <w:rPr>
          <w:rFonts w:cstheme="majorHAnsi"/>
          <w:color w:val="000000" w:themeColor="text1"/>
        </w:rPr>
      </w:pPr>
      <w:r w:rsidRPr="00803481">
        <w:rPr>
          <w:rFonts w:cstheme="majorHAnsi"/>
          <w:color w:val="000000" w:themeColor="text1"/>
        </w:rPr>
        <w:t>Optimization Algorithm</w:t>
      </w:r>
    </w:p>
    <w:p w14:paraId="0B24E3E7" w14:textId="7047E740" w:rsidR="00594B97" w:rsidRPr="00803481" w:rsidRDefault="00594B97" w:rsidP="00594B97">
      <w:pPr>
        <w:spacing w:after="0"/>
        <w:jc w:val="both"/>
        <w:rPr>
          <w:rFonts w:asciiTheme="majorHAnsi" w:hAnsiTheme="majorHAnsi" w:cstheme="majorHAnsi"/>
          <w:color w:val="000000" w:themeColor="text1"/>
        </w:rPr>
      </w:pPr>
      <w:r w:rsidRPr="00803481">
        <w:rPr>
          <w:rFonts w:asciiTheme="majorHAnsi" w:hAnsiTheme="majorHAnsi" w:cstheme="majorHAnsi"/>
          <w:color w:val="000000" w:themeColor="text1"/>
        </w:rPr>
        <w:t xml:space="preserve">Minimization of the RSS objective is carried out using the Nelder–Mead algorithm, a derivative-free direct-search method that does not require gradient information. This choice is appropriate for the present problem because the RSS landscape, while possessing a well-defined global minimum, contains a flat plateau at large values of </w:t>
      </w:r>
      <m:oMath>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L</m:t>
            </m:r>
          </m:e>
          <m:sub>
            <m:r>
              <m:rPr>
                <m:sty m:val="p"/>
              </m:rPr>
              <w:rPr>
                <w:rFonts w:ascii="Cambria Math" w:hAnsi="Cambria Math" w:cstheme="majorHAnsi"/>
                <w:color w:val="000000" w:themeColor="text1"/>
              </w:rPr>
              <m:t>n</m:t>
            </m:r>
          </m:sub>
        </m:sSub>
      </m:oMath>
      <w:r w:rsidRPr="00803481">
        <w:rPr>
          <w:rFonts w:asciiTheme="majorHAnsi" w:hAnsiTheme="majorHAnsi" w:cstheme="majorHAnsi"/>
          <w:color w:val="000000" w:themeColor="text1"/>
        </w:rPr>
        <w:t xml:space="preserve"> where gradient-based methods become unreliable, as detailed below. The low dimensionality of </w:t>
      </w:r>
      <m:oMath>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L</m:t>
            </m:r>
          </m:e>
          <m:sub>
            <m:r>
              <m:rPr>
                <m:sty m:val="p"/>
              </m:rPr>
              <w:rPr>
                <w:rFonts w:ascii="Cambria Math" w:hAnsi="Cambria Math" w:cstheme="majorHAnsi"/>
                <w:color w:val="000000" w:themeColor="text1"/>
              </w:rPr>
              <m:t>n</m:t>
            </m:r>
          </m:sub>
        </m:sSub>
      </m:oMath>
      <w:r w:rsidRPr="00803481">
        <w:rPr>
          <w:rFonts w:asciiTheme="majorHAnsi" w:hAnsiTheme="majorHAnsi" w:cstheme="majorHAnsi"/>
          <w:color w:val="000000" w:themeColor="text1"/>
        </w:rPr>
        <w:t xml:space="preserve"> and </w:t>
      </w:r>
      <m:oMath>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A</m:t>
            </m:r>
          </m:e>
          <m:sub>
            <m:r>
              <m:rPr>
                <m:sty m:val="p"/>
              </m:rPr>
              <w:rPr>
                <w:rFonts w:ascii="Cambria Math" w:hAnsi="Cambria Math" w:cstheme="majorHAnsi"/>
                <w:color w:val="000000" w:themeColor="text1"/>
              </w:rPr>
              <m:t>1</m:t>
            </m:r>
          </m:sub>
        </m:sSub>
      </m:oMath>
      <w:r w:rsidRPr="00803481">
        <w:rPr>
          <w:rFonts w:asciiTheme="majorHAnsi" w:hAnsiTheme="majorHAnsi" w:cstheme="majorHAnsi"/>
          <w:color w:val="000000" w:themeColor="text1"/>
        </w:rPr>
        <w:t xml:space="preserve"> makes this method both efficient and reliable. The algorithm iteratively updates its set of trial parameter vectors by reflection, expansion, and contraction steps until a convergence tolerance is reached.</w:t>
      </w:r>
    </w:p>
    <w:p w14:paraId="2B7636FF" w14:textId="0E85DDD8" w:rsidR="005575D8" w:rsidRPr="00803481" w:rsidRDefault="008810F9">
      <w:pPr>
        <w:spacing w:after="0"/>
        <w:jc w:val="both"/>
        <w:rPr>
          <w:rFonts w:asciiTheme="majorHAnsi" w:hAnsiTheme="majorHAnsi" w:cstheme="majorHAnsi"/>
          <w:color w:val="000000" w:themeColor="text1"/>
        </w:rPr>
      </w:pPr>
      <w:r w:rsidRPr="00803481">
        <w:rPr>
          <w:rFonts w:asciiTheme="majorHAnsi" w:hAnsiTheme="majorHAnsi" w:cstheme="majorHAnsi"/>
          <w:color w:val="000000" w:themeColor="text1"/>
        </w:rPr>
        <w:fldChar w:fldCharType="begin"/>
      </w:r>
      <w:r w:rsidRPr="00803481">
        <w:rPr>
          <w:rFonts w:asciiTheme="majorHAnsi" w:hAnsiTheme="majorHAnsi" w:cstheme="majorHAnsi"/>
          <w:color w:val="000000" w:themeColor="text1"/>
        </w:rPr>
        <w:instrText xml:space="preserve"> REF _Ref235967659 \h </w:instrText>
      </w:r>
      <w:r w:rsidR="00803481">
        <w:rPr>
          <w:rFonts w:asciiTheme="majorHAnsi" w:hAnsiTheme="majorHAnsi" w:cstheme="majorHAnsi"/>
          <w:color w:val="000000" w:themeColor="text1"/>
        </w:rPr>
        <w:instrText xml:space="preserve"> \* MERGEFORMAT </w:instrText>
      </w:r>
      <w:r w:rsidRPr="00803481">
        <w:rPr>
          <w:rFonts w:asciiTheme="majorHAnsi" w:hAnsiTheme="majorHAnsi" w:cstheme="majorHAnsi"/>
          <w:color w:val="000000" w:themeColor="text1"/>
        </w:rPr>
      </w:r>
      <w:r w:rsidRPr="00803481">
        <w:rPr>
          <w:rFonts w:asciiTheme="majorHAnsi" w:hAnsiTheme="majorHAnsi" w:cstheme="majorHAnsi"/>
          <w:color w:val="000000" w:themeColor="text1"/>
        </w:rPr>
        <w:fldChar w:fldCharType="separate"/>
      </w:r>
      <w:r w:rsidR="003C2E42" w:rsidRPr="00803481">
        <w:rPr>
          <w:rFonts w:asciiTheme="majorHAnsi" w:hAnsiTheme="majorHAnsi" w:cstheme="majorHAnsi"/>
          <w:color w:val="000000" w:themeColor="text1"/>
        </w:rPr>
        <w:t xml:space="preserve">Figure </w:t>
      </w:r>
      <w:r w:rsidR="003C2E42" w:rsidRPr="00803481">
        <w:rPr>
          <w:rFonts w:asciiTheme="majorHAnsi" w:hAnsiTheme="majorHAnsi" w:cstheme="majorHAnsi"/>
          <w:noProof/>
          <w:color w:val="000000" w:themeColor="text1"/>
        </w:rPr>
        <w:t>2</w:t>
      </w:r>
      <w:r w:rsidRPr="00803481">
        <w:rPr>
          <w:rFonts w:asciiTheme="majorHAnsi" w:hAnsiTheme="majorHAnsi" w:cstheme="majorHAnsi"/>
          <w:color w:val="000000" w:themeColor="text1"/>
        </w:rPr>
        <w:fldChar w:fldCharType="end"/>
      </w:r>
      <w:r w:rsidRPr="00803481">
        <w:rPr>
          <w:rFonts w:asciiTheme="majorHAnsi" w:hAnsiTheme="majorHAnsi" w:cstheme="majorHAnsi"/>
          <w:color w:val="000000" w:themeColor="text1"/>
        </w:rPr>
        <w:t xml:space="preserve"> summarizes this procedure. Given a trial pair </w:t>
      </w:r>
      <m:oMath>
        <m:r>
          <w:rPr>
            <w:rFonts w:ascii="Cambria Math" w:hAnsi="Cambria Math" w:cstheme="majorHAnsi"/>
            <w:color w:val="000000" w:themeColor="text1"/>
          </w:rPr>
          <m:t>(Lₙ, A₁)</m:t>
        </m:r>
      </m:oMath>
      <w:r w:rsidRPr="00803481">
        <w:rPr>
          <w:rFonts w:asciiTheme="majorHAnsi" w:hAnsiTheme="majorHAnsi" w:cstheme="majorHAnsi"/>
          <w:color w:val="000000" w:themeColor="text1"/>
        </w:rPr>
        <w:t xml:space="preserve">, the model shape </w:t>
      </w:r>
      <m:oMath>
        <m:r>
          <w:rPr>
            <w:rFonts w:ascii="Cambria Math" w:hAnsi="Cambria Math" w:cstheme="majorHAnsi"/>
            <w:color w:val="000000" w:themeColor="text1"/>
          </w:rPr>
          <m:t>Sⱼ(αₑₓ)</m:t>
        </m:r>
      </m:oMath>
      <w:r w:rsidRPr="00803481">
        <w:rPr>
          <w:rFonts w:asciiTheme="majorHAnsi" w:hAnsiTheme="majorHAnsi" w:cstheme="majorHAnsi"/>
          <w:color w:val="000000" w:themeColor="text1"/>
        </w:rPr>
        <w:t xml:space="preserve"> is constructed for each emission wavelength in the fit window. Because the model is linear in </w:t>
      </w:r>
      <m:oMath>
        <m:r>
          <w:rPr>
            <w:rFonts w:ascii="Cambria Math" w:hAnsi="Cambria Math" w:cstheme="majorHAnsi"/>
            <w:color w:val="000000" w:themeColor="text1"/>
          </w:rPr>
          <m:t>K₁</m:t>
        </m:r>
      </m:oMath>
      <w:r w:rsidRPr="00803481">
        <w:rPr>
          <w:rFonts w:asciiTheme="majorHAnsi" w:hAnsiTheme="majorHAnsi" w:cstheme="majorHAnsi"/>
          <w:color w:val="000000" w:themeColor="text1"/>
        </w:rPr>
        <w:t xml:space="preserve"> for any fixed </w:t>
      </w:r>
      <m:oMath>
        <m:r>
          <w:rPr>
            <w:rFonts w:ascii="Cambria Math" w:hAnsi="Cambria Math" w:cstheme="majorHAnsi"/>
            <w:color w:val="000000" w:themeColor="text1"/>
          </w:rPr>
          <m:t>(Lₙ, A₁)</m:t>
        </m:r>
      </m:oMath>
      <w:r w:rsidRPr="00803481">
        <w:rPr>
          <w:rFonts w:asciiTheme="majorHAnsi" w:hAnsiTheme="majorHAnsi" w:cstheme="majorHAnsi"/>
          <w:color w:val="000000" w:themeColor="text1"/>
        </w:rPr>
        <w:t xml:space="preserve">, the corresponding prefactor </w:t>
      </w:r>
      <m:oMath>
        <m:r>
          <w:rPr>
            <w:rFonts w:ascii="Cambria Math" w:hAnsi="Cambria Math" w:cstheme="majorHAnsi"/>
            <w:color w:val="000000" w:themeColor="text1"/>
          </w:rPr>
          <m:t>K₁</m:t>
        </m:r>
      </m:oMath>
      <w:r w:rsidRPr="00803481">
        <w:rPr>
          <w:rFonts w:asciiTheme="majorHAnsi" w:hAnsiTheme="majorHAnsi" w:cstheme="majorHAnsi"/>
          <w:color w:val="000000" w:themeColor="text1"/>
        </w:rPr>
        <w:t xml:space="preserve"> follows directly from a closed-form least-squares solution rather than a separate search, and the resulting residual </w:t>
      </w:r>
      <m:oMath>
        <m:r>
          <w:rPr>
            <w:rFonts w:ascii="Cambria Math" w:hAnsi="Cambria Math" w:cstheme="majorHAnsi"/>
            <w:color w:val="000000" w:themeColor="text1"/>
          </w:rPr>
          <m:t>yⱼ</m:t>
        </m:r>
      </m:oMath>
      <w:r w:rsidRPr="00803481">
        <w:rPr>
          <w:rFonts w:asciiTheme="majorHAnsi" w:hAnsiTheme="majorHAnsi" w:cstheme="majorHAnsi"/>
          <w:color w:val="000000" w:themeColor="text1"/>
        </w:rPr>
        <w:t xml:space="preserve"> </w:t>
      </w:r>
      <m:oMath>
        <m:r>
          <w:rPr>
            <w:rFonts w:ascii="Cambria Math" w:hAnsi="Cambria Math" w:cstheme="majorHAnsi"/>
            <w:color w:val="000000" w:themeColor="text1"/>
          </w:rPr>
          <m:t>- K₁Sⱼ</m:t>
        </m:r>
      </m:oMath>
      <w:r w:rsidRPr="00803481">
        <w:rPr>
          <w:rFonts w:asciiTheme="majorHAnsi" w:hAnsiTheme="majorHAnsi" w:cstheme="majorHAnsi"/>
          <w:color w:val="000000" w:themeColor="text1"/>
        </w:rPr>
        <w:t xml:space="preserve"> — where </w:t>
      </w:r>
      <m:oMath>
        <m:r>
          <w:rPr>
            <w:rFonts w:ascii="Cambria Math" w:hAnsi="Cambria Math" w:cstheme="majorHAnsi"/>
            <w:color w:val="000000" w:themeColor="text1"/>
          </w:rPr>
          <m:t>yⱼ</m:t>
        </m:r>
      </m:oMath>
      <w:r w:rsidRPr="00803481">
        <w:rPr>
          <w:rFonts w:asciiTheme="majorHAnsi" w:hAnsiTheme="majorHAnsi" w:cstheme="majorHAnsi"/>
          <w:color w:val="000000" w:themeColor="text1"/>
        </w:rPr>
        <w:t xml:space="preserve"> is the measured PL data at that emission wavelength — is accumulated into the RSS. The optimizer </w:t>
      </w:r>
      <w:r w:rsidRPr="00803481">
        <w:rPr>
          <w:rFonts w:asciiTheme="majorHAnsi" w:hAnsiTheme="majorHAnsi" w:cstheme="majorHAnsi"/>
          <w:color w:val="000000" w:themeColor="text1"/>
        </w:rPr>
        <w:lastRenderedPageBreak/>
        <w:t xml:space="preserve">therefore searches only the two-dimensional space </w:t>
      </w:r>
      <m:oMath>
        <m:r>
          <w:rPr>
            <w:rFonts w:ascii="Cambria Math" w:hAnsi="Cambria Math" w:cstheme="majorHAnsi"/>
            <w:color w:val="000000" w:themeColor="text1"/>
          </w:rPr>
          <m:t>(Lₙ, A₁)</m:t>
        </m:r>
      </m:oMath>
      <w:r w:rsidRPr="00803481">
        <w:rPr>
          <w:rFonts w:asciiTheme="majorHAnsi" w:hAnsiTheme="majorHAnsi" w:cstheme="majorHAnsi"/>
          <w:color w:val="000000" w:themeColor="text1"/>
        </w:rPr>
        <w:t xml:space="preserve">: at every trial it proposes, the matching </w:t>
      </w:r>
      <m:oMath>
        <m:r>
          <w:rPr>
            <w:rFonts w:ascii="Cambria Math" w:hAnsi="Cambria Math" w:cstheme="majorHAnsi"/>
            <w:color w:val="000000" w:themeColor="text1"/>
          </w:rPr>
          <m:t>K₁</m:t>
        </m:r>
      </m:oMath>
      <w:r w:rsidRPr="00803481">
        <w:rPr>
          <w:rFonts w:asciiTheme="majorHAnsi" w:hAnsiTheme="majorHAnsi" w:cstheme="majorHAnsi"/>
          <w:color w:val="000000" w:themeColor="text1"/>
        </w:rPr>
        <w:t xml:space="preserve"> is computed automatically as part of the RSS evaluation, and is never itself an independent search variable.</w:t>
      </w:r>
    </w:p>
    <w:p w14:paraId="2147CADE" w14:textId="77777777" w:rsidR="00594B97" w:rsidRPr="00803481" w:rsidRDefault="00594B97" w:rsidP="00594B97">
      <w:pPr>
        <w:spacing w:after="0"/>
        <w:jc w:val="both"/>
        <w:rPr>
          <w:rFonts w:asciiTheme="majorHAnsi" w:hAnsiTheme="majorHAnsi" w:cstheme="majorHAnsi"/>
          <w:color w:val="000000" w:themeColor="text1"/>
        </w:rPr>
      </w:pPr>
      <w:r w:rsidRPr="00803481">
        <w:rPr>
          <w:rFonts w:asciiTheme="majorHAnsi" w:hAnsiTheme="majorHAnsi" w:cstheme="majorHAnsi"/>
          <w:color w:val="000000" w:themeColor="text1"/>
        </w:rPr>
        <w:t xml:space="preserve">Because the RSS landscape contains a structurally flat ridge at large values of </w:t>
      </w:r>
      <m:oMath>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L</m:t>
            </m:r>
          </m:e>
          <m:sub>
            <m:r>
              <m:rPr>
                <m:sty m:val="p"/>
              </m:rPr>
              <w:rPr>
                <w:rFonts w:ascii="Cambria Math" w:hAnsi="Cambria Math" w:cstheme="majorHAnsi"/>
                <w:color w:val="000000" w:themeColor="text1"/>
              </w:rPr>
              <m:t>n</m:t>
            </m:r>
          </m:sub>
        </m:sSub>
      </m:oMath>
      <w:r w:rsidRPr="00803481">
        <w:rPr>
          <w:rFonts w:asciiTheme="majorHAnsi" w:hAnsiTheme="majorHAnsi" w:cstheme="majorHAnsi"/>
          <w:color w:val="000000" w:themeColor="text1"/>
        </w:rPr>
        <w:t xml:space="preserve"> — arising from the fact that when </w:t>
      </w:r>
      <m:oMath>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L</m:t>
            </m:r>
          </m:e>
          <m:sub>
            <m:r>
              <m:rPr>
                <m:sty m:val="p"/>
              </m:rPr>
              <w:rPr>
                <w:rFonts w:ascii="Cambria Math" w:hAnsi="Cambria Math" w:cstheme="majorHAnsi"/>
                <w:color w:val="000000" w:themeColor="text1"/>
              </w:rPr>
              <m:t>n</m:t>
            </m:r>
          </m:sub>
        </m:sSub>
        <m:r>
          <m:rPr>
            <m:sty m:val="p"/>
          </m:rPr>
          <w:rPr>
            <w:rFonts w:ascii="Cambria Math" w:hAnsi="Cambria Math" w:cstheme="majorHAnsi"/>
            <w:color w:val="000000" w:themeColor="text1"/>
          </w:rPr>
          <m:t xml:space="preserve">≫ </m:t>
        </m:r>
        <m:f>
          <m:fPr>
            <m:ctrlPr>
              <w:rPr>
                <w:rFonts w:ascii="Cambria Math" w:hAnsi="Cambria Math" w:cstheme="majorHAnsi"/>
                <w:color w:val="000000" w:themeColor="text1"/>
              </w:rPr>
            </m:ctrlPr>
          </m:fPr>
          <m:num>
            <m:r>
              <m:rPr>
                <m:sty m:val="p"/>
              </m:rPr>
              <w:rPr>
                <w:rFonts w:ascii="Cambria Math" w:hAnsi="Cambria Math" w:cstheme="majorHAnsi"/>
                <w:color w:val="000000" w:themeColor="text1"/>
              </w:rPr>
              <m:t>1</m:t>
            </m:r>
          </m:num>
          <m:den>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α</m:t>
                </m:r>
              </m:e>
              <m:sub>
                <m:r>
                  <m:rPr>
                    <m:sty m:val="p"/>
                  </m:rPr>
                  <w:rPr>
                    <w:rFonts w:ascii="Cambria Math" w:hAnsi="Cambria Math" w:cstheme="majorHAnsi"/>
                    <w:color w:val="000000" w:themeColor="text1"/>
                  </w:rPr>
                  <m:t>ex</m:t>
                </m:r>
              </m:sub>
            </m:sSub>
          </m:den>
        </m:f>
      </m:oMath>
      <w:r w:rsidRPr="00803481">
        <w:rPr>
          <w:rFonts w:asciiTheme="majorHAnsi" w:hAnsiTheme="majorHAnsi" w:cstheme="majorHAnsi"/>
          <w:color w:val="000000" w:themeColor="text1"/>
        </w:rPr>
        <w:t xml:space="preserve"> the model becomes insensitive to </w:t>
      </w:r>
      <m:oMath>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L</m:t>
            </m:r>
          </m:e>
          <m:sub>
            <m:r>
              <m:rPr>
                <m:sty m:val="p"/>
              </m:rPr>
              <w:rPr>
                <w:rFonts w:ascii="Cambria Math" w:hAnsi="Cambria Math" w:cstheme="majorHAnsi"/>
                <w:color w:val="000000" w:themeColor="text1"/>
              </w:rPr>
              <m:t>n</m:t>
            </m:r>
          </m:sub>
        </m:sSub>
      </m:oMath>
      <w:r w:rsidRPr="00803481">
        <w:rPr>
          <w:rFonts w:asciiTheme="majorHAnsi" w:hAnsiTheme="majorHAnsi" w:cstheme="majorHAnsi"/>
          <w:color w:val="000000" w:themeColor="text1"/>
        </w:rPr>
        <w:t xml:space="preserve"> — a single optimization run starting from an arbitrary initial point may stall on the ridge rather than converge to the true minimum. To guard against this, a multi-start strategy was employed: 45 independent Nelder–Mead runs are initiated from a grid of starting points consisting of 15 values of </w:t>
      </w:r>
      <m:oMath>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L</m:t>
            </m:r>
          </m:e>
          <m:sub>
            <m:r>
              <m:rPr>
                <m:sty m:val="p"/>
              </m:rPr>
              <w:rPr>
                <w:rFonts w:ascii="Cambria Math" w:hAnsi="Cambria Math" w:cstheme="majorHAnsi"/>
                <w:color w:val="000000" w:themeColor="text1"/>
              </w:rPr>
              <m:t>0</m:t>
            </m:r>
          </m:sub>
        </m:sSub>
      </m:oMath>
      <w:r w:rsidRPr="00803481">
        <w:rPr>
          <w:rFonts w:asciiTheme="majorHAnsi" w:hAnsiTheme="majorHAnsi" w:cstheme="majorHAnsi"/>
          <w:color w:val="000000" w:themeColor="text1"/>
        </w:rPr>
        <w:t xml:space="preserve"> (the initial guess for </w:t>
      </w:r>
      <m:oMath>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L</m:t>
            </m:r>
          </m:e>
          <m:sub>
            <m:r>
              <m:rPr>
                <m:sty m:val="p"/>
              </m:rPr>
              <w:rPr>
                <w:rFonts w:ascii="Cambria Math" w:hAnsi="Cambria Math" w:cstheme="majorHAnsi"/>
                <w:color w:val="000000" w:themeColor="text1"/>
              </w:rPr>
              <m:t>n</m:t>
            </m:r>
          </m:sub>
        </m:sSub>
      </m:oMath>
      <w:r w:rsidRPr="00803481">
        <w:rPr>
          <w:rFonts w:asciiTheme="majorHAnsi" w:hAnsiTheme="majorHAnsi" w:cstheme="majorHAnsi"/>
          <w:color w:val="000000" w:themeColor="text1"/>
        </w:rPr>
        <w:t xml:space="preserve">) logarithmically spaced across several orders of magnitude, each combined with 3 different initial values of the transport parameter </w:t>
      </w:r>
      <m:oMath>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A</m:t>
            </m:r>
          </m:e>
          <m:sub>
            <m:r>
              <m:rPr>
                <m:sty m:val="p"/>
              </m:rPr>
              <w:rPr>
                <w:rFonts w:ascii="Cambria Math" w:hAnsi="Cambria Math" w:cstheme="majorHAnsi"/>
                <w:color w:val="000000" w:themeColor="text1"/>
              </w:rPr>
              <m:t>1</m:t>
            </m:r>
          </m:sub>
        </m:sSub>
      </m:oMath>
      <w:r w:rsidRPr="00803481">
        <w:rPr>
          <w:rFonts w:asciiTheme="majorHAnsi" w:hAnsiTheme="majorHAnsi" w:cstheme="majorHAnsi"/>
          <w:color w:val="000000" w:themeColor="text1"/>
        </w:rPr>
        <w:t>. The global optimum is taken as the result of the run achieving the lowest final RSS across all 45 runs.</w:t>
      </w:r>
    </w:p>
    <w:p w14:paraId="5A3E7818" w14:textId="08AC3CC0" w:rsidR="00594B97" w:rsidRPr="00803481" w:rsidRDefault="00594B97" w:rsidP="00594B97">
      <w:pPr>
        <w:spacing w:after="0"/>
        <w:jc w:val="both"/>
        <w:rPr>
          <w:rFonts w:ascii="Calibri" w:hAnsi="Calibri" w:cs="Calibri"/>
          <w:color w:val="000000" w:themeColor="text1"/>
        </w:rPr>
      </w:pPr>
      <w:r w:rsidRPr="00803481">
        <w:rPr>
          <w:rFonts w:ascii="Calibri" w:hAnsi="Calibri" w:cs="Calibri"/>
          <w:color w:val="000000" w:themeColor="text1"/>
        </w:rPr>
        <w:t xml:space="preserve">The profiled RSS landscape shows no additional local minima beyond the flat ridge described above: this follows because the objective function is a sum of squared residuals in which the prefactor </w:t>
      </w:r>
      <m:oMath>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K</m:t>
            </m:r>
          </m:e>
          <m:sub>
            <m:r>
              <m:rPr>
                <m:sty m:val="p"/>
              </m:rPr>
              <w:rPr>
                <w:rFonts w:ascii="Cambria Math" w:hAnsi="Cambria Math" w:cstheme="majorHAnsi"/>
                <w:color w:val="000000" w:themeColor="text1"/>
              </w:rPr>
              <m:t>1</m:t>
            </m:r>
          </m:sub>
        </m:sSub>
      </m:oMath>
      <w:r w:rsidRPr="00803481">
        <w:rPr>
          <w:rFonts w:ascii="Calibri" w:hAnsi="Calibri" w:cs="Calibri"/>
          <w:color w:val="000000" w:themeColor="text1"/>
        </w:rPr>
        <w:t xml:space="preserve"> is resolved analytically at each evaluation, so the only non-convex feature is the flat plateau at large </w:t>
      </w:r>
      <m:oMath>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L</m:t>
            </m:r>
          </m:e>
          <m:sub>
            <m:r>
              <m:rPr>
                <m:sty m:val="p"/>
              </m:rPr>
              <w:rPr>
                <w:rFonts w:ascii="Cambria Math" w:hAnsi="Cambria Math" w:cstheme="majorHAnsi"/>
                <w:color w:val="000000" w:themeColor="text1"/>
              </w:rPr>
              <m:t>n</m:t>
            </m:r>
          </m:sub>
        </m:sSub>
      </m:oMath>
      <w:r w:rsidRPr="00803481">
        <w:rPr>
          <w:rFonts w:ascii="Calibri" w:hAnsi="Calibri" w:cs="Calibri"/>
          <w:color w:val="000000" w:themeColor="text1"/>
        </w:rPr>
        <w:t>. Any run that stalls has done so on this flat ridge, not at a spurious local minimum. A run is classified as converged if its final RSS falls within 1% of the global best value; matching RSS values do not necessarily imply identical (</w:t>
      </w:r>
      <m:oMath>
        <m:r>
          <w:rPr>
            <w:rFonts w:ascii="Cambria Math" w:hAnsi="Cambria Math" w:cs="Calibri"/>
            <w:color w:val="000000" w:themeColor="text1"/>
          </w:rPr>
          <m:t>Lₙ, A₁</m:t>
        </m:r>
      </m:oMath>
      <w:r w:rsidRPr="00803481">
        <w:rPr>
          <w:rFonts w:ascii="Calibri" w:hAnsi="Calibri" w:cs="Calibri"/>
          <w:color w:val="000000" w:themeColor="text1"/>
        </w:rPr>
        <w:t xml:space="preserve">) pairs, since the flat ridge produces near-equal RSS over a wide range of </w:t>
      </w:r>
      <m:oMath>
        <m:r>
          <w:rPr>
            <w:rFonts w:ascii="Cambria Math" w:hAnsi="Cambria Math" w:cs="Calibri"/>
            <w:color w:val="000000" w:themeColor="text1"/>
          </w:rPr>
          <m:t>Lₙ</m:t>
        </m:r>
      </m:oMath>
      <w:r w:rsidRPr="00803481">
        <w:rPr>
          <w:rFonts w:ascii="Calibri" w:hAnsi="Calibri" w:cs="Calibri"/>
          <w:color w:val="000000" w:themeColor="text1"/>
        </w:rPr>
        <w:t>. For the InP dataset, 30 of the 45 runs (67%) converged by this criterion. This confirms that the true global minimum is consistently identified.</w:t>
      </w:r>
    </w:p>
    <w:p w14:paraId="75CD108A" w14:textId="77777777" w:rsidR="002B7B96" w:rsidRPr="00803481" w:rsidRDefault="002B7B96" w:rsidP="00594B97">
      <w:pPr>
        <w:spacing w:after="0"/>
        <w:jc w:val="both"/>
        <w:rPr>
          <w:rFonts w:ascii="Calibri" w:hAnsi="Calibri" w:cs="Calibri"/>
          <w:color w:val="000000" w:themeColor="text1"/>
        </w:rPr>
      </w:pPr>
    </w:p>
    <w:p w14:paraId="65AF380B" w14:textId="69E8FE46" w:rsidR="002B7B96" w:rsidRPr="00803481" w:rsidRDefault="002B7B96" w:rsidP="00594B97">
      <w:pPr>
        <w:spacing w:after="0"/>
        <w:jc w:val="both"/>
      </w:pPr>
      <w:r w:rsidRPr="00803481">
        <w:rPr>
          <w:rFonts w:asciiTheme="majorHAnsi" w:hAnsiTheme="majorHAnsi" w:cstheme="majorHAnsi"/>
          <w:noProof/>
          <w:color w:val="000000" w:themeColor="text1"/>
        </w:rPr>
        <w:drawing>
          <wp:inline distT="0" distB="0" distL="0" distR="0" wp14:anchorId="2A6FAE81" wp14:editId="6B58E76A">
            <wp:extent cx="5486400" cy="3916045"/>
            <wp:effectExtent l="0" t="0" r="0" b="0"/>
            <wp:docPr id="159869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46367" name=""/>
                    <pic:cNvPicPr/>
                  </pic:nvPicPr>
                  <pic:blipFill>
                    <a:blip r:embed="rId13"/>
                    <a:stretch>
                      <a:fillRect/>
                    </a:stretch>
                  </pic:blipFill>
                  <pic:spPr>
                    <a:xfrm>
                      <a:off x="0" y="0"/>
                      <a:ext cx="5486400" cy="3916045"/>
                    </a:xfrm>
                    <a:prstGeom prst="rect">
                      <a:avLst/>
                    </a:prstGeom>
                  </pic:spPr>
                </pic:pic>
              </a:graphicData>
            </a:graphic>
          </wp:inline>
        </w:drawing>
      </w:r>
    </w:p>
    <w:p w14:paraId="654548DB" w14:textId="7C6B9D67" w:rsidR="002B7B96" w:rsidRPr="00803481" w:rsidRDefault="002B7B96" w:rsidP="002B7B96">
      <w:pPr>
        <w:pStyle w:val="Caption"/>
      </w:pPr>
      <w:bookmarkStart w:id="59" w:name="_Ref235967659"/>
      <w:r w:rsidRPr="00803481">
        <w:rPr>
          <w:rFonts w:asciiTheme="majorHAnsi" w:hAnsiTheme="majorHAnsi" w:cstheme="majorHAnsi"/>
          <w:color w:val="000000" w:themeColor="text1"/>
          <w:sz w:val="22"/>
          <w:szCs w:val="22"/>
        </w:rPr>
        <w:t xml:space="preserve">Figure </w:t>
      </w:r>
      <w:r w:rsidRPr="00803481">
        <w:rPr>
          <w:rFonts w:asciiTheme="majorHAnsi" w:hAnsiTheme="majorHAnsi" w:cstheme="majorHAnsi"/>
          <w:color w:val="000000" w:themeColor="text1"/>
          <w:sz w:val="22"/>
          <w:szCs w:val="22"/>
        </w:rPr>
        <w:fldChar w:fldCharType="begin"/>
      </w:r>
      <w:r w:rsidRPr="00803481">
        <w:rPr>
          <w:rFonts w:asciiTheme="majorHAnsi" w:hAnsiTheme="majorHAnsi" w:cstheme="majorHAnsi"/>
          <w:color w:val="000000" w:themeColor="text1"/>
          <w:sz w:val="22"/>
          <w:szCs w:val="22"/>
        </w:rPr>
        <w:instrText xml:space="preserve"> SEQ Figure \* ARABIC </w:instrText>
      </w:r>
      <w:r w:rsidRPr="00803481">
        <w:rPr>
          <w:rFonts w:asciiTheme="majorHAnsi" w:hAnsiTheme="majorHAnsi" w:cstheme="majorHAnsi"/>
          <w:color w:val="000000" w:themeColor="text1"/>
          <w:sz w:val="22"/>
          <w:szCs w:val="22"/>
        </w:rPr>
        <w:fldChar w:fldCharType="separate"/>
      </w:r>
      <w:r w:rsidR="003C2E42" w:rsidRPr="00803481">
        <w:rPr>
          <w:rFonts w:asciiTheme="majorHAnsi" w:hAnsiTheme="majorHAnsi" w:cstheme="majorHAnsi"/>
          <w:noProof/>
          <w:color w:val="000000" w:themeColor="text1"/>
          <w:sz w:val="22"/>
          <w:szCs w:val="22"/>
        </w:rPr>
        <w:t>2</w:t>
      </w:r>
      <w:r w:rsidRPr="00803481">
        <w:rPr>
          <w:rFonts w:asciiTheme="majorHAnsi" w:hAnsiTheme="majorHAnsi" w:cstheme="majorHAnsi"/>
          <w:color w:val="000000" w:themeColor="text1"/>
          <w:sz w:val="22"/>
          <w:szCs w:val="22"/>
        </w:rPr>
        <w:fldChar w:fldCharType="end"/>
      </w:r>
      <w:bookmarkEnd w:id="59"/>
      <w:r w:rsidRPr="00803481">
        <w:t xml:space="preserve"> - </w:t>
      </w:r>
      <w:r w:rsidRPr="00803481">
        <w:rPr>
          <w:rFonts w:asciiTheme="majorHAnsi" w:hAnsiTheme="majorHAnsi" w:cstheme="majorHAnsi"/>
          <w:b w:val="0"/>
          <w:bCs w:val="0"/>
          <w:i/>
          <w:color w:val="000000" w:themeColor="text1"/>
          <w:sz w:val="22"/>
          <w:szCs w:val="22"/>
        </w:rPr>
        <w:t>Algorithm flow for SELE diffusion length extraction</w:t>
      </w:r>
    </w:p>
    <w:p w14:paraId="29921B91" w14:textId="52EB3D3B" w:rsidR="00594B97" w:rsidRPr="00803481" w:rsidRDefault="00594B97" w:rsidP="004E0EFB">
      <w:pPr>
        <w:pStyle w:val="Heading1"/>
        <w:numPr>
          <w:ilvl w:val="1"/>
          <w:numId w:val="20"/>
        </w:numPr>
        <w:jc w:val="both"/>
        <w:rPr>
          <w:rFonts w:cstheme="majorHAnsi"/>
          <w:color w:val="000000" w:themeColor="text1"/>
        </w:rPr>
      </w:pPr>
      <w:r w:rsidRPr="00803481">
        <w:rPr>
          <w:rFonts w:cstheme="majorHAnsi"/>
          <w:color w:val="000000" w:themeColor="text1"/>
        </w:rPr>
        <w:lastRenderedPageBreak/>
        <w:t>Surface Recombination Velocity Ranking from SELE Photoluminescence</w:t>
      </w:r>
    </w:p>
    <w:p w14:paraId="65386443" w14:textId="1A60AADD" w:rsidR="00594B97" w:rsidRPr="00803481" w:rsidRDefault="00594B97" w:rsidP="004E0EFB">
      <w:pPr>
        <w:pStyle w:val="Heading2"/>
        <w:numPr>
          <w:ilvl w:val="2"/>
          <w:numId w:val="20"/>
        </w:numPr>
        <w:jc w:val="both"/>
        <w:rPr>
          <w:rFonts w:cstheme="majorHAnsi"/>
          <w:color w:val="000000" w:themeColor="text1"/>
          <w:sz w:val="22"/>
          <w:szCs w:val="22"/>
        </w:rPr>
      </w:pPr>
      <w:r w:rsidRPr="00803481">
        <w:rPr>
          <w:rFonts w:cstheme="majorHAnsi"/>
          <w:color w:val="000000" w:themeColor="text1"/>
          <w:sz w:val="22"/>
          <w:szCs w:val="22"/>
        </w:rPr>
        <w:t>Wavelength Selection for Surface Sensitivity</w:t>
      </w:r>
    </w:p>
    <w:p w14:paraId="11FA0D17" w14:textId="77777777" w:rsidR="00822408" w:rsidRPr="00803481" w:rsidRDefault="00000000">
      <w:pPr>
        <w:jc w:val="both"/>
        <w:rPr>
          <w:rFonts w:asciiTheme="majorHAnsi" w:hAnsiTheme="majorHAnsi" w:cstheme="majorHAnsi"/>
          <w:color w:val="000000" w:themeColor="text1"/>
        </w:rPr>
      </w:pPr>
      <w:r w:rsidRPr="00803481">
        <w:rPr>
          <w:rFonts w:asciiTheme="majorHAnsi" w:hAnsiTheme="majorHAnsi" w:cstheme="majorHAnsi"/>
          <w:color w:val="000000" w:themeColor="text1"/>
        </w:rPr>
        <w:t>This section introduces a metric that ranks surface recombination velocity (SRV) across samples or measurement time points, based on how the PL signal responds to shallow versus deep excitation.</w:t>
      </w:r>
    </w:p>
    <w:p w14:paraId="3F6B4F55" w14:textId="5E1A8D77" w:rsidR="00594B97" w:rsidRPr="00803481" w:rsidRDefault="00594B97" w:rsidP="00594B97">
      <w:pPr>
        <w:jc w:val="both"/>
        <w:rPr>
          <w:rFonts w:asciiTheme="majorHAnsi" w:hAnsiTheme="majorHAnsi" w:cstheme="majorHAnsi"/>
          <w:color w:val="000000" w:themeColor="text1"/>
        </w:rPr>
      </w:pPr>
      <w:r w:rsidRPr="00803481">
        <w:rPr>
          <w:rFonts w:asciiTheme="majorHAnsi" w:hAnsiTheme="majorHAnsi" w:cstheme="majorHAnsi"/>
          <w:color w:val="000000" w:themeColor="text1"/>
        </w:rPr>
        <w:t>Two excitation-wavelength conditions are defined as follows: a shallow excitation wavelength,</w:t>
      </w:r>
      <w:commentRangeStart w:id="60"/>
      <w:r w:rsidRPr="00803481">
        <w:rPr>
          <w:rFonts w:asciiTheme="majorHAnsi" w:hAnsiTheme="majorHAnsi" w:cstheme="majorHAnsi"/>
          <w:color w:val="000000" w:themeColor="text1"/>
        </w:rPr>
        <w:t xml:space="preserve"> </w:t>
      </w:r>
      <w:r>
        <w:rPr>
          <w:rFonts w:ascii="Calibri" w:hAnsi="Calibri" w:cs="Calibri"/>
          <w:color w:val="000000" w:themeColor="text1"/>
          <w:sz w:val="24"/>
          <w:szCs w:val="24"/>
        </w:rPr>
        <w:t>at which strong absorption concentrates carrier generation near the surface, making the detected PL signal more responsive to surface recombination</w:t>
      </w:r>
      <w:r w:rsidRPr="00803481">
        <w:rPr>
          <w:rFonts w:asciiTheme="majorHAnsi" w:hAnsiTheme="majorHAnsi" w:cstheme="majorHAnsi"/>
          <w:color w:val="000000" w:themeColor="text1"/>
        </w:rPr>
        <w:t xml:space="preserve">, </w:t>
      </w:r>
      <w:commentRangeEnd w:id="60"/>
      <w:r w:rsidR="004E0EFB" w:rsidRPr="00803481">
        <w:rPr>
          <w:rStyle w:val="CommentReference"/>
          <w:rFonts w:asciiTheme="majorHAnsi" w:hAnsiTheme="majorHAnsi" w:cstheme="majorHAnsi"/>
          <w:color w:val="000000" w:themeColor="text1"/>
          <w:sz w:val="22"/>
          <w:szCs w:val="22"/>
        </w:rPr>
        <w:commentReference w:id="60"/>
      </w:r>
      <w:r w:rsidRPr="00803481">
        <w:rPr>
          <w:rFonts w:asciiTheme="majorHAnsi" w:hAnsiTheme="majorHAnsi" w:cstheme="majorHAnsi"/>
          <w:color w:val="000000" w:themeColor="text1"/>
        </w:rPr>
        <w:t xml:space="preserve">denoted as </w:t>
      </w:r>
      <m:oMath>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λ</m:t>
            </m:r>
          </m:e>
          <m:sub>
            <m:r>
              <m:rPr>
                <m:sty m:val="p"/>
              </m:rPr>
              <w:rPr>
                <w:rFonts w:ascii="Cambria Math" w:hAnsi="Cambria Math" w:cstheme="majorHAnsi"/>
                <w:color w:val="000000" w:themeColor="text1"/>
              </w:rPr>
              <m:t>ex_sh</m:t>
            </m:r>
          </m:sub>
        </m:sSub>
      </m:oMath>
      <w:r w:rsidRPr="00803481">
        <w:rPr>
          <w:rFonts w:asciiTheme="majorHAnsi" w:hAnsiTheme="majorHAnsi" w:cstheme="majorHAnsi"/>
          <w:color w:val="000000" w:themeColor="text1"/>
        </w:rPr>
        <w:t xml:space="preserve">. A deep excitation wavelength, corresponding to weaker absorption and deeper carrier generation, denoted as </w:t>
      </w:r>
      <m:oMath>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λ</m:t>
            </m:r>
          </m:e>
          <m:sub>
            <m:r>
              <m:rPr>
                <m:sty m:val="p"/>
              </m:rPr>
              <w:rPr>
                <w:rFonts w:ascii="Cambria Math" w:hAnsi="Cambria Math" w:cstheme="majorHAnsi"/>
                <w:color w:val="000000" w:themeColor="text1"/>
              </w:rPr>
              <m:t>ex_dp</m:t>
            </m:r>
          </m:sub>
        </m:sSub>
      </m:oMath>
      <w:r w:rsidRPr="00803481">
        <w:rPr>
          <w:rFonts w:asciiTheme="majorHAnsi" w:hAnsiTheme="majorHAnsi" w:cstheme="majorHAnsi"/>
          <w:color w:val="000000" w:themeColor="text1"/>
        </w:rPr>
        <w:t>.</w:t>
      </w:r>
    </w:p>
    <w:p w14:paraId="34CD6F35" w14:textId="6C6ECE84" w:rsidR="00594B97" w:rsidRPr="00803481" w:rsidRDefault="00594B97" w:rsidP="00594B97">
      <w:pPr>
        <w:jc w:val="both"/>
        <w:rPr>
          <w:rFonts w:asciiTheme="majorHAnsi" w:hAnsiTheme="majorHAnsi" w:cstheme="majorHAnsi"/>
          <w:color w:val="000000" w:themeColor="text1"/>
        </w:rPr>
      </w:pPr>
      <w:r w:rsidRPr="00803481">
        <w:rPr>
          <w:rFonts w:asciiTheme="majorHAnsi" w:hAnsiTheme="majorHAnsi" w:cstheme="majorHAnsi"/>
          <w:color w:val="000000" w:themeColor="text1"/>
        </w:rPr>
        <w:t xml:space="preserve">To maximize the sensitivity of the detected PL signal to surface recombination, the analysis is restricted to emission wavelengths drawn from the low-wavelength tail of the emission spectrum. At shorter emission wavelengths, </w:t>
      </w:r>
      <w:commentRangeStart w:id="61"/>
      <w:r w:rsidRPr="00803481">
        <w:rPr>
          <w:rFonts w:asciiTheme="majorHAnsi" w:hAnsiTheme="majorHAnsi" w:cstheme="majorHAnsi"/>
          <w:color w:val="000000" w:themeColor="text1"/>
        </w:rPr>
        <w:t xml:space="preserve">the absorption coefficient </w:t>
      </w:r>
      <m:oMath>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α</m:t>
            </m:r>
          </m:e>
          <m:sub>
            <m:r>
              <m:rPr>
                <m:sty m:val="p"/>
              </m:rPr>
              <w:rPr>
                <w:rFonts w:ascii="Cambria Math" w:hAnsi="Cambria Math" w:cstheme="majorHAnsi"/>
                <w:color w:val="000000" w:themeColor="text1"/>
              </w:rPr>
              <m:t>em</m:t>
            </m:r>
          </m:sub>
        </m:sSub>
      </m:oMath>
      <w:r w:rsidRPr="00803481">
        <w:rPr>
          <w:rFonts w:asciiTheme="majorHAnsi" w:hAnsiTheme="majorHAnsi" w:cstheme="majorHAnsi"/>
          <w:color w:val="000000" w:themeColor="text1"/>
        </w:rPr>
        <w:t xml:space="preserve"> is </w:t>
      </w:r>
      <w:r w:rsidR="00006DFD">
        <w:rPr>
          <w:rFonts w:asciiTheme="majorHAnsi" w:hAnsiTheme="majorHAnsi" w:cstheme="majorHAnsi"/>
          <w:color w:val="000000" w:themeColor="text1"/>
        </w:rPr>
        <w:t>higher</w:t>
      </w:r>
      <w:r w:rsidRPr="00803481">
        <w:rPr>
          <w:rFonts w:asciiTheme="majorHAnsi" w:hAnsiTheme="majorHAnsi" w:cstheme="majorHAnsi"/>
          <w:color w:val="000000" w:themeColor="text1"/>
        </w:rPr>
        <w:t>, so emitted photons originate from recombination events closer to the surface. This is compounded by stronger self-absorption and lower photon escape probability at these wavelengths,</w:t>
      </w:r>
      <w:commentRangeEnd w:id="61"/>
      <w:r w:rsidR="00F16736" w:rsidRPr="00803481">
        <w:rPr>
          <w:rStyle w:val="CommentReference"/>
          <w:rFonts w:asciiTheme="majorHAnsi" w:hAnsiTheme="majorHAnsi" w:cstheme="majorHAnsi"/>
          <w:color w:val="000000" w:themeColor="text1"/>
          <w:sz w:val="22"/>
          <w:szCs w:val="22"/>
        </w:rPr>
        <w:commentReference w:id="61"/>
      </w:r>
      <w:r w:rsidRPr="00803481">
        <w:rPr>
          <w:rFonts w:asciiTheme="majorHAnsi" w:hAnsiTheme="majorHAnsi" w:cstheme="majorHAnsi"/>
          <w:color w:val="000000" w:themeColor="text1"/>
        </w:rPr>
        <w:t xml:space="preserve"> further concentrating the detected signal to near-surface emission events. Since these carriers are generated closer to the surface, they are more likely to recombine there rather than radiatively, as the relative likelihood of each pathway is depth-dependent. As a result, variations in surface recombination more directly </w:t>
      </w:r>
      <w:r>
        <w:rPr>
          <w:rFonts w:ascii="Calibri" w:hAnsi="Calibri" w:cs="Calibri"/>
          <w:color w:val="000000" w:themeColor="text1"/>
          <w:sz w:val="24"/>
          <w:szCs w:val="24"/>
        </w:rPr>
        <w:t>affects Shorter emission wavelengths therefore carry more near-surface information, while longer wavelengths increasingly reflect deeper, bulk-dominated recombination; restricting the analysis to emission wavelengths below the PL peak sharpens this contrast between samples with different surface recombination.</w:t>
      </w:r>
    </w:p>
    <w:p w14:paraId="48301327" w14:textId="7D41DE91" w:rsidR="00594B97" w:rsidRPr="00803481" w:rsidRDefault="00594B97" w:rsidP="007409C1">
      <w:pPr>
        <w:pStyle w:val="Heading2"/>
        <w:numPr>
          <w:ilvl w:val="2"/>
          <w:numId w:val="20"/>
        </w:numPr>
        <w:jc w:val="both"/>
        <w:rPr>
          <w:rFonts w:cstheme="majorHAnsi"/>
          <w:color w:val="000000" w:themeColor="text1"/>
          <w:sz w:val="22"/>
          <w:szCs w:val="22"/>
        </w:rPr>
      </w:pPr>
      <w:r w:rsidRPr="00803481">
        <w:rPr>
          <w:rFonts w:cstheme="majorHAnsi"/>
          <w:color w:val="000000" w:themeColor="text1"/>
          <w:sz w:val="22"/>
          <w:szCs w:val="22"/>
        </w:rPr>
        <w:t>SRV Index Definition</w:t>
      </w:r>
    </w:p>
    <w:p w14:paraId="775BA345" w14:textId="1D9FE4CF" w:rsidR="00594B97" w:rsidRPr="00803481" w:rsidRDefault="00594B97" w:rsidP="00594B97">
      <w:pPr>
        <w:jc w:val="both"/>
        <w:rPr>
          <w:rFonts w:asciiTheme="majorHAnsi" w:hAnsiTheme="majorHAnsi" w:cstheme="majorHAnsi"/>
          <w:color w:val="000000" w:themeColor="text1"/>
        </w:rPr>
      </w:pPr>
      <w:r w:rsidRPr="00803481">
        <w:rPr>
          <w:rFonts w:asciiTheme="majorHAnsi" w:hAnsiTheme="majorHAnsi" w:cstheme="majorHAnsi"/>
          <w:color w:val="000000" w:themeColor="text1"/>
        </w:rPr>
        <w:t xml:space="preserve">For each sample, a ratio between PL at the shallow excitation wavelength </w:t>
      </w:r>
      <m:oMath>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λ</m:t>
            </m:r>
          </m:e>
          <m:sub>
            <m:r>
              <m:rPr>
                <m:sty m:val="p"/>
              </m:rPr>
              <w:rPr>
                <w:rFonts w:ascii="Cambria Math" w:hAnsi="Cambria Math" w:cstheme="majorHAnsi"/>
                <w:color w:val="000000" w:themeColor="text1"/>
              </w:rPr>
              <m:t>ex_sh</m:t>
            </m:r>
          </m:sub>
        </m:sSub>
      </m:oMath>
      <w:r w:rsidRPr="00803481">
        <w:rPr>
          <w:rFonts w:asciiTheme="majorHAnsi" w:hAnsiTheme="majorHAnsi" w:cstheme="majorHAnsi"/>
          <w:color w:val="000000" w:themeColor="text1"/>
        </w:rPr>
        <w:t xml:space="preserve"> and the deep excitation wavelength </w:t>
      </w:r>
      <m:oMath>
        <m:sSub>
          <m:sSubPr>
            <m:ctrlPr>
              <w:rPr>
                <w:rFonts w:ascii="Cambria Math" w:hAnsi="Cambria Math" w:cstheme="majorHAnsi"/>
              </w:rPr>
            </m:ctrlPr>
          </m:sSubPr>
          <m:e>
            <m:r>
              <m:rPr>
                <m:sty m:val="p"/>
              </m:rPr>
              <w:rPr>
                <w:rFonts w:ascii="Cambria Math" w:hAnsi="Cambria Math" w:cstheme="majorHAnsi"/>
                <w:color w:val="000000" w:themeColor="text1"/>
              </w:rPr>
              <m:t>λ</m:t>
            </m:r>
          </m:e>
          <m:sub>
            <m:r>
              <m:rPr>
                <m:sty m:val="p"/>
              </m:rPr>
              <w:rPr>
                <w:rFonts w:ascii="Cambria Math" w:hAnsi="Cambria Math" w:cstheme="majorHAnsi"/>
              </w:rPr>
              <m:t>ex_dp</m:t>
            </m:r>
          </m:sub>
        </m:sSub>
      </m:oMath>
      <w:r w:rsidRPr="00803481">
        <w:rPr>
          <w:rFonts w:asciiTheme="majorHAnsi" w:hAnsiTheme="majorHAnsi" w:cstheme="majorHAnsi"/>
          <w:color w:val="000000" w:themeColor="text1"/>
        </w:rPr>
        <w:t xml:space="preserve"> signals is constructed for each emission wavelength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9"/>
        <w:gridCol w:w="961"/>
      </w:tblGrid>
      <w:tr w:rsidR="00594B97" w:rsidRPr="00803481" w14:paraId="3300944A" w14:textId="77777777" w:rsidTr="004E4F71">
        <w:tc>
          <w:tcPr>
            <w:tcW w:w="4444" w:type="pct"/>
            <w:vAlign w:val="center"/>
          </w:tcPr>
          <w:p w14:paraId="119381AF" w14:textId="11961980" w:rsidR="00594B97" w:rsidRPr="00803481" w:rsidRDefault="00000000" w:rsidP="00325A1E">
            <w:pPr>
              <w:jc w:val="both"/>
              <w:rPr>
                <w:rFonts w:asciiTheme="majorHAnsi" w:hAnsiTheme="majorHAnsi" w:cstheme="majorHAnsi"/>
                <w:i/>
                <w:lang w:bidi="he-IL"/>
              </w:rPr>
            </w:pPr>
            <m:oMathPara>
              <m:oMath>
                <m:sSub>
                  <m:sSubPr>
                    <m:ctrlPr>
                      <w:rPr>
                        <w:rFonts w:ascii="Cambria Math" w:hAnsi="Cambria Math" w:cstheme="majorHAnsi"/>
                        <w:iCs/>
                      </w:rPr>
                    </m:ctrlPr>
                  </m:sSubPr>
                  <m:e>
                    <m:r>
                      <m:rPr>
                        <m:sty m:val="p"/>
                      </m:rPr>
                      <w:rPr>
                        <w:rFonts w:ascii="Cambria Math" w:hAnsi="Cambria Math" w:cstheme="majorHAnsi"/>
                        <w:color w:val="000000" w:themeColor="text1"/>
                      </w:rPr>
                      <m:t>R</m:t>
                    </m:r>
                  </m:e>
                  <m:sub>
                    <m:r>
                      <m:rPr>
                        <m:sty m:val="p"/>
                      </m:rPr>
                      <w:rPr>
                        <w:rFonts w:ascii="Cambria Math" w:hAnsi="Cambria Math" w:cstheme="majorHAnsi"/>
                      </w:rPr>
                      <m:t>srv</m:t>
                    </m:r>
                  </m:sub>
                </m:sSub>
                <m:d>
                  <m:dPr>
                    <m:ctrlPr>
                      <w:rPr>
                        <w:rFonts w:ascii="Cambria Math" w:hAnsi="Cambria Math" w:cstheme="majorHAnsi"/>
                      </w:rPr>
                    </m:ctrlPr>
                  </m:dPr>
                  <m:e>
                    <m:sSub>
                      <m:sSubPr>
                        <m:ctrlPr>
                          <w:rPr>
                            <w:rFonts w:ascii="Cambria Math" w:hAnsi="Cambria Math" w:cstheme="majorHAnsi"/>
                          </w:rPr>
                        </m:ctrlPr>
                      </m:sSubPr>
                      <m:e>
                        <m:r>
                          <m:rPr>
                            <m:sty m:val="p"/>
                          </m:rPr>
                          <w:rPr>
                            <w:rFonts w:ascii="Cambria Math" w:hAnsi="Cambria Math" w:cstheme="majorHAnsi"/>
                            <w:color w:val="000000" w:themeColor="text1"/>
                          </w:rPr>
                          <m:t>λ</m:t>
                        </m:r>
                      </m:e>
                      <m:sub>
                        <m:r>
                          <m:rPr>
                            <m:sty m:val="p"/>
                          </m:rPr>
                          <w:rPr>
                            <w:rFonts w:ascii="Cambria Math" w:hAnsi="Cambria Math" w:cstheme="majorHAnsi"/>
                          </w:rPr>
                          <m:t>em</m:t>
                        </m:r>
                      </m:sub>
                    </m:sSub>
                  </m:e>
                </m:d>
                <m:r>
                  <m:rPr>
                    <m:sty m:val="p"/>
                  </m:rPr>
                  <w:rPr>
                    <w:rFonts w:ascii="Cambria Math" w:hAnsi="Cambria Math" w:cstheme="majorHAnsi"/>
                  </w:rPr>
                  <m:t xml:space="preserve">= </m:t>
                </m:r>
                <m:f>
                  <m:fPr>
                    <m:ctrlPr>
                      <w:rPr>
                        <w:rFonts w:ascii="Cambria Math" w:hAnsi="Cambria Math" w:cstheme="majorHAnsi"/>
                      </w:rPr>
                    </m:ctrlPr>
                  </m:fPr>
                  <m:num>
                    <m:r>
                      <m:rPr>
                        <m:sty m:val="p"/>
                      </m:rPr>
                      <w:rPr>
                        <w:rFonts w:ascii="Cambria Math" w:hAnsi="Cambria Math" w:cstheme="majorHAnsi"/>
                      </w:rPr>
                      <m:t>PL(</m:t>
                    </m:r>
                    <m:sSub>
                      <m:sSubPr>
                        <m:ctrlPr>
                          <w:rPr>
                            <w:rFonts w:ascii="Cambria Math" w:hAnsi="Cambria Math" w:cstheme="majorHAnsi"/>
                          </w:rPr>
                        </m:ctrlPr>
                      </m:sSubPr>
                      <m:e>
                        <m:r>
                          <m:rPr>
                            <m:sty m:val="p"/>
                          </m:rPr>
                          <w:rPr>
                            <w:rFonts w:ascii="Cambria Math" w:hAnsi="Cambria Math" w:cstheme="majorHAnsi"/>
                            <w:color w:val="000000" w:themeColor="text1"/>
                          </w:rPr>
                          <m:t>λ</m:t>
                        </m:r>
                      </m:e>
                      <m:sub>
                        <m:r>
                          <m:rPr>
                            <m:sty m:val="p"/>
                          </m:rPr>
                          <w:rPr>
                            <w:rFonts w:ascii="Cambria Math" w:hAnsi="Cambria Math" w:cstheme="majorHAnsi"/>
                          </w:rPr>
                          <m:t>em</m:t>
                        </m:r>
                      </m:sub>
                    </m:sSub>
                    <m:r>
                      <m:rPr>
                        <m:sty m:val="p"/>
                      </m:rPr>
                      <w:rPr>
                        <w:rFonts w:ascii="Cambria Math" w:hAnsi="Cambria Math" w:cstheme="majorHAnsi"/>
                      </w:rPr>
                      <m:t>,</m:t>
                    </m:r>
                    <m:sSub>
                      <m:sSubPr>
                        <m:ctrlPr>
                          <w:rPr>
                            <w:rFonts w:ascii="Cambria Math" w:hAnsi="Cambria Math" w:cstheme="majorHAnsi"/>
                          </w:rPr>
                        </m:ctrlPr>
                      </m:sSubPr>
                      <m:e>
                        <m:r>
                          <m:rPr>
                            <m:sty m:val="p"/>
                          </m:rPr>
                          <w:rPr>
                            <w:rFonts w:ascii="Cambria Math" w:hAnsi="Cambria Math" w:cstheme="majorHAnsi"/>
                            <w:color w:val="000000" w:themeColor="text1"/>
                          </w:rPr>
                          <m:t>λ</m:t>
                        </m:r>
                      </m:e>
                      <m:sub>
                        <m:r>
                          <m:rPr>
                            <m:sty m:val="p"/>
                          </m:rPr>
                          <w:rPr>
                            <w:rFonts w:ascii="Cambria Math" w:hAnsi="Cambria Math" w:cstheme="majorHAnsi"/>
                          </w:rPr>
                          <m:t>ex_sh</m:t>
                        </m:r>
                      </m:sub>
                    </m:sSub>
                    <m:r>
                      <m:rPr>
                        <m:sty m:val="p"/>
                      </m:rPr>
                      <w:rPr>
                        <w:rFonts w:ascii="Cambria Math" w:hAnsi="Cambria Math" w:cstheme="majorHAnsi"/>
                      </w:rPr>
                      <m:t xml:space="preserve">) </m:t>
                    </m:r>
                  </m:num>
                  <m:den>
                    <m:r>
                      <m:rPr>
                        <m:sty m:val="p"/>
                      </m:rPr>
                      <w:rPr>
                        <w:rFonts w:ascii="Cambria Math" w:hAnsi="Cambria Math" w:cstheme="majorHAnsi"/>
                      </w:rPr>
                      <m:t>PL(</m:t>
                    </m:r>
                    <m:sSub>
                      <m:sSubPr>
                        <m:ctrlPr>
                          <w:rPr>
                            <w:rFonts w:ascii="Cambria Math" w:hAnsi="Cambria Math" w:cstheme="majorHAnsi"/>
                          </w:rPr>
                        </m:ctrlPr>
                      </m:sSubPr>
                      <m:e>
                        <m:r>
                          <m:rPr>
                            <m:sty m:val="p"/>
                          </m:rPr>
                          <w:rPr>
                            <w:rFonts w:ascii="Cambria Math" w:hAnsi="Cambria Math" w:cstheme="majorHAnsi"/>
                            <w:color w:val="000000" w:themeColor="text1"/>
                          </w:rPr>
                          <m:t>λ</m:t>
                        </m:r>
                      </m:e>
                      <m:sub>
                        <m:r>
                          <m:rPr>
                            <m:sty m:val="p"/>
                          </m:rPr>
                          <w:rPr>
                            <w:rFonts w:ascii="Cambria Math" w:hAnsi="Cambria Math" w:cstheme="majorHAnsi"/>
                          </w:rPr>
                          <m:t>em</m:t>
                        </m:r>
                      </m:sub>
                    </m:sSub>
                    <m:r>
                      <m:rPr>
                        <m:sty m:val="p"/>
                      </m:rPr>
                      <w:rPr>
                        <w:rFonts w:ascii="Cambria Math" w:hAnsi="Cambria Math" w:cstheme="majorHAnsi"/>
                      </w:rPr>
                      <m:t>,</m:t>
                    </m:r>
                    <m:sSub>
                      <m:sSubPr>
                        <m:ctrlPr>
                          <w:rPr>
                            <w:rFonts w:ascii="Cambria Math" w:hAnsi="Cambria Math" w:cstheme="majorHAnsi"/>
                          </w:rPr>
                        </m:ctrlPr>
                      </m:sSubPr>
                      <m:e>
                        <m:r>
                          <m:rPr>
                            <m:sty m:val="p"/>
                          </m:rPr>
                          <w:rPr>
                            <w:rFonts w:ascii="Cambria Math" w:hAnsi="Cambria Math" w:cstheme="majorHAnsi"/>
                            <w:color w:val="000000" w:themeColor="text1"/>
                          </w:rPr>
                          <m:t>λ</m:t>
                        </m:r>
                      </m:e>
                      <m:sub>
                        <m:r>
                          <m:rPr>
                            <m:sty m:val="p"/>
                          </m:rPr>
                          <w:rPr>
                            <w:rFonts w:ascii="Cambria Math" w:hAnsi="Cambria Math" w:cstheme="majorHAnsi"/>
                          </w:rPr>
                          <m:t>ex_dp</m:t>
                        </m:r>
                      </m:sub>
                    </m:sSub>
                    <m:r>
                      <m:rPr>
                        <m:sty m:val="p"/>
                      </m:rPr>
                      <w:rPr>
                        <w:rFonts w:ascii="Cambria Math" w:hAnsi="Cambria Math" w:cstheme="majorHAnsi"/>
                      </w:rPr>
                      <m:t>)</m:t>
                    </m:r>
                  </m:den>
                </m:f>
              </m:oMath>
            </m:oMathPara>
          </w:p>
        </w:tc>
        <w:tc>
          <w:tcPr>
            <w:tcW w:w="556" w:type="pct"/>
            <w:vAlign w:val="center"/>
          </w:tcPr>
          <w:p w14:paraId="62E2D48A" w14:textId="43EAC7C6" w:rsidR="00594B97" w:rsidRPr="00803481" w:rsidRDefault="00594B97" w:rsidP="00325A1E">
            <w:pPr>
              <w:jc w:val="both"/>
              <w:rPr>
                <w:rFonts w:asciiTheme="majorHAnsi" w:hAnsiTheme="majorHAnsi" w:cstheme="majorHAnsi"/>
                <w:rtl/>
              </w:rPr>
            </w:pPr>
            <w:r w:rsidRPr="00803481">
              <w:rPr>
                <w:rFonts w:asciiTheme="majorHAnsi" w:hAnsiTheme="majorHAnsi" w:cstheme="majorHAnsi"/>
              </w:rPr>
              <w:t>(</w:t>
            </w:r>
            <w:r w:rsidRPr="00803481">
              <w:rPr>
                <w:rFonts w:asciiTheme="majorHAnsi" w:hAnsiTheme="majorHAnsi" w:cstheme="majorHAnsi"/>
              </w:rPr>
              <w:fldChar w:fldCharType="begin"/>
            </w:r>
            <w:r w:rsidRPr="00803481">
              <w:rPr>
                <w:rFonts w:asciiTheme="majorHAnsi" w:hAnsiTheme="majorHAnsi" w:cstheme="majorHAnsi"/>
              </w:rPr>
              <w:instrText xml:space="preserve"> SEQ Equation \* ARABIC </w:instrText>
            </w:r>
            <w:r w:rsidRPr="00803481">
              <w:rPr>
                <w:rFonts w:asciiTheme="majorHAnsi" w:hAnsiTheme="majorHAnsi" w:cstheme="majorHAnsi"/>
              </w:rPr>
              <w:fldChar w:fldCharType="separate"/>
            </w:r>
            <w:r w:rsidR="003C2E42" w:rsidRPr="00803481">
              <w:rPr>
                <w:rFonts w:asciiTheme="majorHAnsi" w:hAnsiTheme="majorHAnsi" w:cstheme="majorHAnsi"/>
                <w:noProof/>
              </w:rPr>
              <w:t>20</w:t>
            </w:r>
            <w:r w:rsidRPr="00803481">
              <w:rPr>
                <w:rFonts w:asciiTheme="majorHAnsi" w:hAnsiTheme="majorHAnsi" w:cstheme="majorHAnsi"/>
                <w:noProof/>
              </w:rPr>
              <w:fldChar w:fldCharType="end"/>
            </w:r>
            <w:r w:rsidRPr="00803481">
              <w:rPr>
                <w:rFonts w:asciiTheme="majorHAnsi" w:hAnsiTheme="majorHAnsi" w:cstheme="majorHAnsi"/>
              </w:rPr>
              <w:t>)</w:t>
            </w:r>
          </w:p>
        </w:tc>
      </w:tr>
    </w:tbl>
    <w:p w14:paraId="365A793E" w14:textId="77777777" w:rsidR="004E4F71" w:rsidRPr="004E4F71" w:rsidRDefault="004E4F71" w:rsidP="004E4F71">
      <w:pPr>
        <w:spacing w:after="0"/>
        <w:jc w:val="both"/>
        <w:rPr>
          <w:rFonts w:asciiTheme="majorHAnsi" w:hAnsiTheme="majorHAnsi" w:cstheme="majorHAnsi"/>
          <w:color w:val="000000" w:themeColor="text1"/>
          <w:rPrChange w:id="62" w:author="Zohara Ben Meir" w:date="2026-09-06T13:32:00Z" w16du:dateUtc="2026-09-06T10:32:00Z">
            <w:rPr>
              <w:rFonts w:asciiTheme="majorHAnsi" w:hAnsiTheme="majorHAnsi" w:cstheme="majorHAnsi"/>
              <w:color w:val="000000" w:themeColor="text1"/>
              <w:highlight w:val="yellow"/>
            </w:rPr>
          </w:rPrChange>
        </w:rPr>
      </w:pPr>
      <w:commentRangeStart w:id="63"/>
      <w:commentRangeStart w:id="64"/>
      <w:commentRangeStart w:id="65"/>
      <w:r w:rsidRPr="004E4F71">
        <w:rPr>
          <w:rFonts w:asciiTheme="majorHAnsi" w:hAnsiTheme="majorHAnsi" w:cstheme="majorHAnsi"/>
          <w:color w:val="000000" w:themeColor="text1"/>
          <w:rPrChange w:id="66" w:author="Zohara Ben Meir" w:date="2026-09-06T13:32:00Z" w16du:dateUtc="2026-09-06T10:32:00Z">
            <w:rPr>
              <w:rFonts w:asciiTheme="majorHAnsi" w:hAnsiTheme="majorHAnsi" w:cstheme="majorHAnsi"/>
              <w:color w:val="000000" w:themeColor="text1"/>
              <w:highlight w:val="yellow"/>
            </w:rPr>
          </w:rPrChange>
        </w:rPr>
        <w:t>Another way to obtain</w:t>
      </w:r>
      <w:commentRangeEnd w:id="65"/>
      <w:r w:rsidR="00F16736" w:rsidRPr="004E4F71">
        <w:rPr>
          <w:rStyle w:val="CommentReference"/>
          <w:rFonts w:asciiTheme="majorHAnsi" w:hAnsiTheme="majorHAnsi" w:cstheme="majorHAnsi"/>
          <w:color w:val="000000" w:themeColor="text1"/>
          <w:sz w:val="22"/>
          <w:szCs w:val="22"/>
          <w:rPrChange w:id="67" w:author="Zohara Ben Meir" w:date="2026-09-06T13:32:00Z" w16du:dateUtc="2026-09-06T10:32:00Z">
            <w:rPr>
              <w:rStyle w:val="CommentReference"/>
              <w:rFonts w:asciiTheme="majorHAnsi" w:hAnsiTheme="majorHAnsi" w:cstheme="majorHAnsi"/>
              <w:color w:val="000000" w:themeColor="text1"/>
              <w:sz w:val="22"/>
              <w:szCs w:val="22"/>
              <w:highlight w:val="yellow"/>
            </w:rPr>
          </w:rPrChange>
        </w:rPr>
        <w:commentReference w:id="65"/>
      </w:r>
      <w:commentRangeEnd w:id="63"/>
      <w:r w:rsidR="00F16736" w:rsidRPr="004E4F71">
        <w:rPr>
          <w:rStyle w:val="CommentReference"/>
          <w:rFonts w:asciiTheme="majorHAnsi" w:hAnsiTheme="majorHAnsi" w:cstheme="majorHAnsi"/>
          <w:color w:val="000000" w:themeColor="text1"/>
          <w:sz w:val="22"/>
          <w:szCs w:val="22"/>
          <w:rPrChange w:id="68" w:author="Zohara Ben Meir" w:date="2026-09-06T13:32:00Z" w16du:dateUtc="2026-09-06T10:32:00Z">
            <w:rPr>
              <w:rStyle w:val="CommentReference"/>
              <w:rFonts w:asciiTheme="majorHAnsi" w:hAnsiTheme="majorHAnsi" w:cstheme="majorHAnsi"/>
              <w:color w:val="000000" w:themeColor="text1"/>
              <w:sz w:val="22"/>
              <w:szCs w:val="22"/>
              <w:highlight w:val="yellow"/>
            </w:rPr>
          </w:rPrChange>
        </w:rPr>
        <w:commentReference w:id="63"/>
      </w:r>
      <w:commentRangeEnd w:id="64"/>
      <w:r w:rsidR="007409C1" w:rsidRPr="004E4F71">
        <w:rPr>
          <w:rStyle w:val="CommentReference"/>
          <w:rFonts w:asciiTheme="majorHAnsi" w:hAnsiTheme="majorHAnsi" w:cstheme="majorHAnsi"/>
          <w:color w:val="000000" w:themeColor="text1"/>
          <w:sz w:val="22"/>
          <w:szCs w:val="22"/>
          <w:rPrChange w:id="69" w:author="Zohara Ben Meir" w:date="2026-09-06T13:32:00Z" w16du:dateUtc="2026-09-06T10:32:00Z">
            <w:rPr>
              <w:rStyle w:val="CommentReference"/>
              <w:rFonts w:asciiTheme="majorHAnsi" w:hAnsiTheme="majorHAnsi" w:cstheme="majorHAnsi"/>
              <w:color w:val="000000" w:themeColor="text1"/>
              <w:sz w:val="22"/>
              <w:szCs w:val="22"/>
              <w:highlight w:val="yellow"/>
            </w:rPr>
          </w:rPrChange>
        </w:rPr>
        <w:commentReference w:id="64"/>
      </w:r>
      <w:r w:rsidRPr="004E4F71">
        <w:rPr>
          <w:rFonts w:asciiTheme="majorHAnsi" w:hAnsiTheme="majorHAnsi" w:cstheme="majorHAnsi"/>
          <w:color w:val="000000" w:themeColor="text1"/>
          <w:rPrChange w:id="70" w:author="Zohara Ben Meir" w:date="2026-09-06T13:32:00Z" w16du:dateUtc="2026-09-06T10:32:00Z">
            <w:rPr>
              <w:rFonts w:asciiTheme="majorHAnsi" w:hAnsiTheme="majorHAnsi" w:cstheme="majorHAnsi"/>
              <w:color w:val="000000" w:themeColor="text1"/>
              <w:highlight w:val="yellow"/>
            </w:rPr>
          </w:rPrChange>
        </w:rPr>
        <w:t xml:space="preserve"> </w:t>
      </w:r>
      <m:oMath>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Change w:id="71" w:author="Zohara Ben Meir" w:date="2026-09-06T13:32:00Z" w16du:dateUtc="2026-09-06T10:32:00Z">
                  <w:rPr>
                    <w:rFonts w:ascii="Cambria Math" w:hAnsi="Cambria Math" w:cstheme="majorHAnsi"/>
                    <w:color w:val="000000" w:themeColor="text1"/>
                    <w:highlight w:val="yellow"/>
                  </w:rPr>
                </w:rPrChange>
              </w:rPr>
              <m:t>R</m:t>
            </m:r>
          </m:e>
          <m:sub>
            <m:r>
              <m:rPr>
                <m:sty m:val="p"/>
              </m:rPr>
              <w:rPr>
                <w:rFonts w:ascii="Cambria Math" w:hAnsi="Cambria Math" w:cstheme="majorHAnsi"/>
                <w:color w:val="000000" w:themeColor="text1"/>
                <w:rPrChange w:id="72" w:author="Zohara Ben Meir" w:date="2026-09-06T13:32:00Z" w16du:dateUtc="2026-09-06T10:32:00Z">
                  <w:rPr>
                    <w:rFonts w:ascii="Cambria Math" w:hAnsi="Cambria Math" w:cstheme="majorHAnsi"/>
                    <w:color w:val="000000" w:themeColor="text1"/>
                    <w:highlight w:val="yellow"/>
                  </w:rPr>
                </w:rPrChange>
              </w:rPr>
              <m:t>srv</m:t>
            </m:r>
          </m:sub>
        </m:sSub>
      </m:oMath>
      <w:r w:rsidRPr="004E4F71">
        <w:rPr>
          <w:rFonts w:asciiTheme="majorHAnsi" w:hAnsiTheme="majorHAnsi" w:cstheme="majorHAnsi"/>
          <w:color w:val="000000" w:themeColor="text1"/>
          <w:rPrChange w:id="73" w:author="Zohara Ben Meir" w:date="2026-09-06T13:32:00Z" w16du:dateUtc="2026-09-06T10:32:00Z">
            <w:rPr>
              <w:rFonts w:asciiTheme="majorHAnsi" w:hAnsiTheme="majorHAnsi" w:cstheme="majorHAnsi"/>
              <w:color w:val="000000" w:themeColor="text1"/>
              <w:highlight w:val="yellow"/>
            </w:rPr>
          </w:rPrChange>
        </w:rPr>
        <w:t xml:space="preserve"> is by substituting the closed-form expression for the PL signal given in Eq. </w:t>
      </w:r>
      <w:r w:rsidRPr="004E4F71">
        <w:rPr>
          <w:rFonts w:asciiTheme="majorHAnsi" w:hAnsiTheme="majorHAnsi" w:cstheme="majorHAnsi"/>
          <w:color w:val="000000" w:themeColor="text1"/>
          <w:rPrChange w:id="74" w:author="Zohara Ben Meir" w:date="2026-09-06T13:32:00Z" w16du:dateUtc="2026-09-06T10:32:00Z">
            <w:rPr>
              <w:rFonts w:asciiTheme="majorHAnsi" w:hAnsiTheme="majorHAnsi" w:cstheme="majorHAnsi"/>
              <w:color w:val="000000" w:themeColor="text1"/>
              <w:highlight w:val="yellow"/>
            </w:rPr>
          </w:rPrChange>
        </w:rPr>
        <w:fldChar w:fldCharType="begin"/>
      </w:r>
      <w:r w:rsidRPr="004E4F71">
        <w:rPr>
          <w:rFonts w:asciiTheme="majorHAnsi" w:hAnsiTheme="majorHAnsi" w:cstheme="majorHAnsi"/>
          <w:color w:val="000000" w:themeColor="text1"/>
          <w:rPrChange w:id="75" w:author="Zohara Ben Meir" w:date="2026-09-06T13:32:00Z" w16du:dateUtc="2026-09-06T10:32:00Z">
            <w:rPr>
              <w:rFonts w:asciiTheme="majorHAnsi" w:hAnsiTheme="majorHAnsi" w:cstheme="majorHAnsi"/>
              <w:color w:val="000000" w:themeColor="text1"/>
              <w:highlight w:val="yellow"/>
            </w:rPr>
          </w:rPrChange>
        </w:rPr>
        <w:instrText xml:space="preserve"> REF _Ref220007640 \h  \* MERGEFORMAT </w:instrText>
      </w:r>
      <w:r w:rsidRPr="001A198F">
        <w:rPr>
          <w:rFonts w:asciiTheme="majorHAnsi" w:hAnsiTheme="majorHAnsi" w:cstheme="majorHAnsi"/>
          <w:color w:val="000000" w:themeColor="text1"/>
        </w:rPr>
      </w:r>
      <w:r w:rsidRPr="004E4F71">
        <w:rPr>
          <w:rFonts w:asciiTheme="majorHAnsi" w:hAnsiTheme="majorHAnsi" w:cstheme="majorHAnsi"/>
          <w:color w:val="000000" w:themeColor="text1"/>
          <w:rPrChange w:id="76" w:author="Zohara Ben Meir" w:date="2026-09-06T13:32:00Z" w16du:dateUtc="2026-09-06T10:32:00Z">
            <w:rPr>
              <w:rFonts w:asciiTheme="majorHAnsi" w:hAnsiTheme="majorHAnsi" w:cstheme="majorHAnsi"/>
              <w:color w:val="000000" w:themeColor="text1"/>
              <w:highlight w:val="yellow"/>
            </w:rPr>
          </w:rPrChange>
        </w:rPr>
        <w:fldChar w:fldCharType="separate"/>
      </w:r>
      <w:r w:rsidRPr="004E4F71">
        <w:rPr>
          <w:rFonts w:asciiTheme="majorHAnsi" w:hAnsiTheme="majorHAnsi" w:cstheme="majorHAnsi"/>
          <w:color w:val="000000" w:themeColor="text1"/>
          <w:rPrChange w:id="77" w:author="Zohara Ben Meir" w:date="2026-09-06T13:32:00Z" w16du:dateUtc="2026-09-06T10:32:00Z">
            <w:rPr>
              <w:rFonts w:asciiTheme="majorHAnsi" w:hAnsiTheme="majorHAnsi" w:cstheme="majorHAnsi"/>
              <w:color w:val="000000" w:themeColor="text1"/>
              <w:highlight w:val="yellow"/>
            </w:rPr>
          </w:rPrChange>
        </w:rPr>
        <w:t>(</w:t>
      </w:r>
      <w:r w:rsidRPr="004E4F71">
        <w:rPr>
          <w:rFonts w:asciiTheme="majorHAnsi" w:hAnsiTheme="majorHAnsi" w:cstheme="majorHAnsi"/>
          <w:noProof/>
          <w:color w:val="000000" w:themeColor="text1"/>
          <w:rPrChange w:id="78" w:author="Zohara Ben Meir" w:date="2026-09-06T13:32:00Z" w16du:dateUtc="2026-09-06T10:32:00Z">
            <w:rPr>
              <w:rFonts w:asciiTheme="majorHAnsi" w:hAnsiTheme="majorHAnsi" w:cstheme="majorHAnsi"/>
              <w:noProof/>
              <w:color w:val="000000" w:themeColor="text1"/>
              <w:highlight w:val="yellow"/>
            </w:rPr>
          </w:rPrChange>
        </w:rPr>
        <w:t>18</w:t>
      </w:r>
      <w:r w:rsidRPr="004E4F71">
        <w:rPr>
          <w:rFonts w:asciiTheme="majorHAnsi" w:hAnsiTheme="majorHAnsi" w:cstheme="majorHAnsi"/>
          <w:color w:val="000000" w:themeColor="text1"/>
          <w:rPrChange w:id="79" w:author="Zohara Ben Meir" w:date="2026-09-06T13:32:00Z" w16du:dateUtc="2026-09-06T10:32:00Z">
            <w:rPr>
              <w:rFonts w:asciiTheme="majorHAnsi" w:hAnsiTheme="majorHAnsi" w:cstheme="majorHAnsi"/>
              <w:color w:val="000000" w:themeColor="text1"/>
              <w:highlight w:val="yellow"/>
            </w:rPr>
          </w:rPrChange>
        </w:rPr>
        <w:t>)</w:t>
      </w:r>
      <w:r w:rsidRPr="004E4F71">
        <w:rPr>
          <w:rFonts w:asciiTheme="majorHAnsi" w:hAnsiTheme="majorHAnsi" w:cstheme="majorHAnsi"/>
          <w:color w:val="000000" w:themeColor="text1"/>
          <w:rPrChange w:id="80" w:author="Zohara Ben Meir" w:date="2026-09-06T13:32:00Z" w16du:dateUtc="2026-09-06T10:32:00Z">
            <w:rPr>
              <w:rFonts w:asciiTheme="majorHAnsi" w:hAnsiTheme="majorHAnsi" w:cstheme="majorHAnsi"/>
              <w:color w:val="000000" w:themeColor="text1"/>
              <w:highlight w:val="yellow"/>
            </w:rPr>
          </w:rPrChange>
        </w:rPr>
        <w:fldChar w:fldCharType="end"/>
      </w:r>
      <w:r w:rsidRPr="004E4F71">
        <w:rPr>
          <w:rFonts w:asciiTheme="majorHAnsi" w:hAnsiTheme="majorHAnsi" w:cstheme="majorHAnsi"/>
          <w:color w:val="000000" w:themeColor="text1"/>
          <w:rPrChange w:id="81" w:author="Zohara Ben Meir" w:date="2026-09-06T13:32:00Z" w16du:dateUtc="2026-09-06T10:32:00Z">
            <w:rPr>
              <w:rFonts w:asciiTheme="majorHAnsi" w:hAnsiTheme="majorHAnsi" w:cstheme="majorHAnsi"/>
              <w:color w:val="000000" w:themeColor="text1"/>
              <w:highlight w:val="yellow"/>
            </w:rPr>
          </w:rPrChange>
        </w:rPr>
        <w:t xml:space="preserve">. Because </w:t>
      </w:r>
      <m:oMath>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Change w:id="82" w:author="Zohara Ben Meir" w:date="2026-09-06T13:32:00Z" w16du:dateUtc="2026-09-06T10:32:00Z">
                  <w:rPr>
                    <w:rFonts w:ascii="Cambria Math" w:hAnsi="Cambria Math" w:cstheme="majorHAnsi"/>
                    <w:color w:val="000000" w:themeColor="text1"/>
                    <w:highlight w:val="yellow"/>
                  </w:rPr>
                </w:rPrChange>
              </w:rPr>
              <m:t>K</m:t>
            </m:r>
          </m:e>
          <m:sub>
            <m:r>
              <m:rPr>
                <m:sty m:val="p"/>
              </m:rPr>
              <w:rPr>
                <w:rFonts w:ascii="Cambria Math" w:hAnsi="Cambria Math" w:cstheme="majorHAnsi"/>
                <w:color w:val="000000" w:themeColor="text1"/>
                <w:rPrChange w:id="83" w:author="Zohara Ben Meir" w:date="2026-09-06T13:32:00Z" w16du:dateUtc="2026-09-06T10:32:00Z">
                  <w:rPr>
                    <w:rFonts w:ascii="Cambria Math" w:hAnsi="Cambria Math" w:cstheme="majorHAnsi"/>
                    <w:color w:val="000000" w:themeColor="text1"/>
                    <w:highlight w:val="yellow"/>
                  </w:rPr>
                </w:rPrChange>
              </w:rPr>
              <m:t>1</m:t>
            </m:r>
          </m:sub>
        </m:sSub>
        <m:d>
          <m:dPr>
            <m:ctrlPr>
              <w:rPr>
                <w:rFonts w:ascii="Cambria Math" w:hAnsi="Cambria Math" w:cstheme="majorHAnsi"/>
                <w:color w:val="000000" w:themeColor="text1"/>
              </w:rPr>
            </m:ctrlPr>
          </m:dPr>
          <m:e>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Change w:id="84" w:author="Zohara Ben Meir" w:date="2026-09-06T13:32:00Z" w16du:dateUtc="2026-09-06T10:32:00Z">
                      <w:rPr>
                        <w:rFonts w:ascii="Cambria Math" w:hAnsi="Cambria Math" w:cstheme="majorHAnsi"/>
                        <w:color w:val="000000" w:themeColor="text1"/>
                        <w:highlight w:val="yellow"/>
                      </w:rPr>
                    </w:rPrChange>
                  </w:rPr>
                  <m:t>λ</m:t>
                </m:r>
              </m:e>
              <m:sub>
                <m:r>
                  <m:rPr>
                    <m:sty m:val="p"/>
                  </m:rPr>
                  <w:rPr>
                    <w:rFonts w:ascii="Cambria Math" w:hAnsi="Cambria Math" w:cstheme="majorHAnsi"/>
                    <w:color w:val="000000" w:themeColor="text1"/>
                    <w:rPrChange w:id="85" w:author="Zohara Ben Meir" w:date="2026-09-06T13:32:00Z" w16du:dateUtc="2026-09-06T10:32:00Z">
                      <w:rPr>
                        <w:rFonts w:ascii="Cambria Math" w:hAnsi="Cambria Math" w:cstheme="majorHAnsi"/>
                        <w:color w:val="000000" w:themeColor="text1"/>
                        <w:highlight w:val="yellow"/>
                      </w:rPr>
                    </w:rPrChange>
                  </w:rPr>
                  <m:t>em</m:t>
                </m:r>
              </m:sub>
            </m:sSub>
          </m:e>
        </m:d>
      </m:oMath>
      <w:r w:rsidRPr="004E4F71">
        <w:rPr>
          <w:rFonts w:asciiTheme="majorHAnsi" w:hAnsiTheme="majorHAnsi" w:cstheme="majorHAnsi"/>
          <w:color w:val="000000" w:themeColor="text1"/>
          <w:rPrChange w:id="86" w:author="Zohara Ben Meir" w:date="2026-09-06T13:32:00Z" w16du:dateUtc="2026-09-06T10:32:00Z">
            <w:rPr>
              <w:rFonts w:asciiTheme="majorHAnsi" w:hAnsiTheme="majorHAnsi" w:cstheme="majorHAnsi"/>
              <w:color w:val="000000" w:themeColor="text1"/>
              <w:highlight w:val="yellow"/>
            </w:rPr>
          </w:rPrChange>
        </w:rPr>
        <w:t xml:space="preserve"> is fit once for each emission wavelength, independent of the excitation wavelength, it cancels exactly in </w:t>
      </w:r>
      <m:oMath>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Change w:id="87" w:author="Zohara Ben Meir" w:date="2026-09-06T13:32:00Z" w16du:dateUtc="2026-09-06T10:32:00Z">
                  <w:rPr>
                    <w:rFonts w:ascii="Cambria Math" w:hAnsi="Cambria Math" w:cstheme="majorHAnsi"/>
                    <w:color w:val="000000" w:themeColor="text1"/>
                    <w:highlight w:val="yellow"/>
                  </w:rPr>
                </w:rPrChange>
              </w:rPr>
              <m:t>R</m:t>
            </m:r>
          </m:e>
          <m:sub>
            <m:r>
              <m:rPr>
                <m:sty m:val="p"/>
              </m:rPr>
              <w:rPr>
                <w:rFonts w:ascii="Cambria Math" w:hAnsi="Cambria Math" w:cstheme="majorHAnsi"/>
                <w:color w:val="000000" w:themeColor="text1"/>
                <w:rPrChange w:id="88" w:author="Zohara Ben Meir" w:date="2026-09-06T13:32:00Z" w16du:dateUtc="2026-09-06T10:32:00Z">
                  <w:rPr>
                    <w:rFonts w:ascii="Cambria Math" w:hAnsi="Cambria Math" w:cstheme="majorHAnsi"/>
                    <w:color w:val="000000" w:themeColor="text1"/>
                    <w:highlight w:val="yellow"/>
                  </w:rPr>
                </w:rPrChange>
              </w:rPr>
              <m:t>srv</m:t>
            </m:r>
          </m:sub>
        </m:sSub>
      </m:oMath>
      <w:r w:rsidRPr="004E4F71">
        <w:rPr>
          <w:rFonts w:asciiTheme="majorHAnsi" w:hAnsiTheme="majorHAnsi" w:cstheme="majorHAnsi"/>
          <w:color w:val="000000" w:themeColor="text1"/>
          <w:rPrChange w:id="89" w:author="Zohara Ben Meir" w:date="2026-09-06T13:32:00Z" w16du:dateUtc="2026-09-06T10:32:00Z">
            <w:rPr>
              <w:rFonts w:asciiTheme="majorHAnsi" w:hAnsiTheme="majorHAnsi" w:cstheme="majorHAnsi"/>
              <w:color w:val="000000" w:themeColor="text1"/>
              <w:highlight w:val="yellow"/>
            </w:rPr>
          </w:rPrChange>
        </w:rPr>
        <w:t xml:space="preserve"> :</w:t>
      </w:r>
    </w:p>
    <w:p w14:paraId="47EA050F" w14:textId="77777777" w:rsidR="004E4F71" w:rsidRPr="004E4F71" w:rsidRDefault="004E4F71" w:rsidP="004E4F71">
      <w:pPr>
        <w:spacing w:after="0"/>
        <w:jc w:val="both"/>
        <w:rPr>
          <w:rFonts w:asciiTheme="majorHAnsi" w:hAnsiTheme="majorHAnsi" w:cstheme="majorHAnsi"/>
          <w:color w:val="000000" w:themeColor="text1"/>
          <w:rPrChange w:id="90" w:author="Zohara Ben Meir" w:date="2026-09-06T13:32:00Z" w16du:dateUtc="2026-09-06T10:32:00Z">
            <w:rPr>
              <w:rFonts w:asciiTheme="majorHAnsi" w:hAnsiTheme="majorHAnsi" w:cstheme="majorHAnsi"/>
              <w:color w:val="000000" w:themeColor="text1"/>
              <w:highlight w:val="yellow"/>
            </w:rPr>
          </w:rPrChange>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9"/>
        <w:gridCol w:w="961"/>
      </w:tblGrid>
      <w:tr w:rsidR="004E4F71" w:rsidRPr="004E4F71" w14:paraId="676E7B77" w14:textId="77777777" w:rsidTr="00B46486">
        <w:tc>
          <w:tcPr>
            <w:tcW w:w="4000" w:type="pct"/>
            <w:vAlign w:val="center"/>
          </w:tcPr>
          <w:commentRangeStart w:id="91"/>
          <w:commentRangeStart w:id="92"/>
          <w:p w14:paraId="77D0D980" w14:textId="77777777" w:rsidR="004E4F71" w:rsidRPr="007409C1" w:rsidRDefault="00000000" w:rsidP="00B46486">
            <w:pPr>
              <w:jc w:val="both"/>
              <w:rPr>
                <w:rFonts w:asciiTheme="majorHAnsi" w:hAnsiTheme="majorHAnsi" w:cstheme="majorHAnsi"/>
              </w:rPr>
            </w:pPr>
            <m:oMath>
              <m:sSub>
                <m:sSubPr>
                  <m:ctrlPr>
                    <w:rPr>
                      <w:rFonts w:ascii="Cambria Math" w:hAnsi="Cambria Math" w:cstheme="majorHAnsi"/>
                      <w:iCs/>
                    </w:rPr>
                  </m:ctrlPr>
                </m:sSubPr>
                <m:e>
                  <m:r>
                    <m:rPr>
                      <m:sty m:val="p"/>
                    </m:rPr>
                    <w:rPr>
                      <w:rFonts w:ascii="Cambria Math" w:hAnsi="Cambria Math" w:cstheme="majorHAnsi"/>
                    </w:rPr>
                    <m:t>R</m:t>
                  </m:r>
                </m:e>
                <m:sub>
                  <m:r>
                    <m:rPr>
                      <m:sty m:val="p"/>
                    </m:rPr>
                    <w:rPr>
                      <w:rFonts w:ascii="Cambria Math" w:hAnsi="Cambria Math" w:cstheme="majorHAnsi"/>
                    </w:rPr>
                    <m:t>srv</m:t>
                  </m:r>
                </m:sub>
              </m:sSub>
              <m:d>
                <m:dPr>
                  <m:ctrlPr>
                    <w:rPr>
                      <w:rFonts w:ascii="Cambria Math" w:hAnsi="Cambria Math" w:cstheme="majorHAnsi"/>
                      <w:iCs/>
                    </w:rPr>
                  </m:ctrlPr>
                </m:dPr>
                <m:e>
                  <m:sSub>
                    <m:sSubPr>
                      <m:ctrlPr>
                        <w:rPr>
                          <w:rFonts w:ascii="Cambria Math" w:hAnsi="Cambria Math" w:cstheme="majorHAnsi"/>
                          <w:iCs/>
                        </w:rPr>
                      </m:ctrlPr>
                    </m:sSubPr>
                    <m:e>
                      <m:r>
                        <m:rPr>
                          <m:sty m:val="p"/>
                        </m:rPr>
                        <w:rPr>
                          <w:rFonts w:ascii="Cambria Math" w:hAnsi="Cambria Math" w:cstheme="majorHAnsi"/>
                        </w:rPr>
                        <m:t>λ</m:t>
                      </m:r>
                    </m:e>
                    <m:sub>
                      <m:r>
                        <m:rPr>
                          <m:sty m:val="p"/>
                        </m:rPr>
                        <w:rPr>
                          <w:rFonts w:ascii="Cambria Math" w:hAnsi="Cambria Math" w:cstheme="majorHAnsi"/>
                        </w:rPr>
                        <m:t>em</m:t>
                      </m:r>
                    </m:sub>
                  </m:sSub>
                </m:e>
              </m:d>
              <m:r>
                <m:rPr>
                  <m:sty m:val="p"/>
                </m:rPr>
                <w:rPr>
                  <w:rFonts w:ascii="Cambria Math" w:hAnsi="Cambria Math" w:cstheme="majorHAnsi"/>
                </w:rPr>
                <m:t>=</m:t>
              </m:r>
              <m:f>
                <m:fPr>
                  <m:ctrlPr>
                    <w:rPr>
                      <w:rFonts w:ascii="Cambria Math" w:hAnsi="Cambria Math" w:cstheme="majorHAnsi"/>
                      <w:iCs/>
                    </w:rPr>
                  </m:ctrlPr>
                </m:fPr>
                <m:num>
                  <m:sSub>
                    <m:sSubPr>
                      <m:ctrlPr>
                        <w:rPr>
                          <w:rFonts w:ascii="Cambria Math" w:hAnsi="Cambria Math" w:cstheme="majorHAnsi"/>
                          <w:iCs/>
                        </w:rPr>
                      </m:ctrlPr>
                    </m:sSubPr>
                    <m:e>
                      <m:r>
                        <m:rPr>
                          <m:sty m:val="p"/>
                        </m:rPr>
                        <w:rPr>
                          <w:rFonts w:ascii="Cambria Math" w:hAnsi="Cambria Math" w:cstheme="majorHAnsi"/>
                        </w:rPr>
                        <m:t>α</m:t>
                      </m:r>
                    </m:e>
                    <m:sub>
                      <m:r>
                        <m:rPr>
                          <m:sty m:val="p"/>
                        </m:rPr>
                        <w:rPr>
                          <w:rFonts w:ascii="Cambria Math" w:hAnsi="Cambria Math" w:cstheme="majorHAnsi"/>
                        </w:rPr>
                        <m:t>ex</m:t>
                      </m:r>
                      <m:r>
                        <m:rPr>
                          <m:lit/>
                          <m:sty m:val="p"/>
                        </m:rPr>
                        <w:rPr>
                          <w:rFonts w:ascii="Cambria Math" w:hAnsi="Cambria Math" w:cstheme="majorHAnsi"/>
                        </w:rPr>
                        <m:t>_</m:t>
                      </m:r>
                      <m:r>
                        <m:rPr>
                          <m:sty m:val="p"/>
                        </m:rPr>
                        <w:rPr>
                          <w:rFonts w:ascii="Cambria Math" w:hAnsi="Cambria Math" w:cstheme="majorHAnsi"/>
                        </w:rPr>
                        <m:t>sh</m:t>
                      </m:r>
                    </m:sub>
                  </m:sSub>
                  <m:d>
                    <m:dPr>
                      <m:ctrlPr>
                        <w:rPr>
                          <w:rFonts w:ascii="Cambria Math" w:hAnsi="Cambria Math" w:cstheme="majorHAnsi"/>
                          <w:iCs/>
                        </w:rPr>
                      </m:ctrlPr>
                    </m:dPr>
                    <m:e>
                      <m:f>
                        <m:fPr>
                          <m:ctrlPr>
                            <w:rPr>
                              <w:rFonts w:ascii="Cambria Math" w:hAnsi="Cambria Math" w:cstheme="majorHAnsi"/>
                              <w:iCs/>
                            </w:rPr>
                          </m:ctrlPr>
                        </m:fPr>
                        <m:num>
                          <m:r>
                            <m:rPr>
                              <m:sty m:val="p"/>
                            </m:rPr>
                            <w:rPr>
                              <w:rFonts w:ascii="Cambria Math" w:hAnsi="Cambria Math" w:cstheme="majorHAnsi"/>
                            </w:rPr>
                            <m:t>2</m:t>
                          </m:r>
                        </m:num>
                        <m:den>
                          <m:sSub>
                            <m:sSubPr>
                              <m:ctrlPr>
                                <w:rPr>
                                  <w:rFonts w:ascii="Cambria Math" w:hAnsi="Cambria Math" w:cstheme="majorHAnsi"/>
                                  <w:iCs/>
                                </w:rPr>
                              </m:ctrlPr>
                            </m:sSubPr>
                            <m:e>
                              <m:r>
                                <m:rPr>
                                  <m:sty m:val="p"/>
                                </m:rPr>
                                <w:rPr>
                                  <w:rFonts w:ascii="Cambria Math" w:hAnsi="Cambria Math" w:cstheme="majorHAnsi"/>
                                </w:rPr>
                                <m:t>α</m:t>
                              </m:r>
                            </m:e>
                            <m:sub>
                              <m:r>
                                <m:rPr>
                                  <m:sty m:val="p"/>
                                </m:rPr>
                                <w:rPr>
                                  <w:rFonts w:ascii="Cambria Math" w:hAnsi="Cambria Math" w:cstheme="majorHAnsi"/>
                                </w:rPr>
                                <m:t>ex</m:t>
                              </m:r>
                              <m:r>
                                <m:rPr>
                                  <m:lit/>
                                  <m:sty m:val="p"/>
                                </m:rPr>
                                <w:rPr>
                                  <w:rFonts w:ascii="Cambria Math" w:hAnsi="Cambria Math" w:cstheme="majorHAnsi"/>
                                </w:rPr>
                                <m:t>_</m:t>
                              </m:r>
                              <m:r>
                                <m:rPr>
                                  <m:sty m:val="p"/>
                                </m:rPr>
                                <w:rPr>
                                  <w:rFonts w:ascii="Cambria Math" w:hAnsi="Cambria Math" w:cstheme="majorHAnsi"/>
                                </w:rPr>
                                <m:t>sh</m:t>
                              </m:r>
                            </m:sub>
                          </m:sSub>
                          <m:r>
                            <m:rPr>
                              <m:sty m:val="p"/>
                            </m:rPr>
                            <w:rPr>
                              <w:rFonts w:ascii="Cambria Math" w:hAnsi="Cambria Math" w:cstheme="majorHAnsi"/>
                            </w:rPr>
                            <m:t>+</m:t>
                          </m:r>
                          <m:sSub>
                            <m:sSubPr>
                              <m:ctrlPr>
                                <w:rPr>
                                  <w:rFonts w:ascii="Cambria Math" w:hAnsi="Cambria Math" w:cstheme="majorHAnsi"/>
                                  <w:iCs/>
                                </w:rPr>
                              </m:ctrlPr>
                            </m:sSubPr>
                            <m:e>
                              <m:r>
                                <m:rPr>
                                  <m:sty m:val="p"/>
                                </m:rPr>
                                <w:rPr>
                                  <w:rFonts w:ascii="Cambria Math" w:hAnsi="Cambria Math" w:cstheme="majorHAnsi"/>
                                </w:rPr>
                                <m:t>α</m:t>
                              </m:r>
                            </m:e>
                            <m:sub>
                              <m:r>
                                <m:rPr>
                                  <m:sty m:val="p"/>
                                </m:rPr>
                                <w:rPr>
                                  <w:rFonts w:ascii="Cambria Math" w:hAnsi="Cambria Math" w:cstheme="majorHAnsi"/>
                                </w:rPr>
                                <m:t>em</m:t>
                              </m:r>
                            </m:sub>
                          </m:sSub>
                        </m:den>
                      </m:f>
                      <m:r>
                        <m:rPr>
                          <m:sty m:val="p"/>
                        </m:rPr>
                        <w:rPr>
                          <w:rFonts w:ascii="Cambria Math" w:hAnsi="Cambria Math" w:cstheme="majorHAnsi"/>
                        </w:rPr>
                        <m:t>+</m:t>
                      </m:r>
                      <m:f>
                        <m:fPr>
                          <m:ctrlPr>
                            <w:rPr>
                              <w:rFonts w:ascii="Cambria Math" w:hAnsi="Cambria Math" w:cstheme="majorHAnsi"/>
                              <w:iCs/>
                            </w:rPr>
                          </m:ctrlPr>
                        </m:fPr>
                        <m:num>
                          <m:sSub>
                            <m:sSubPr>
                              <m:ctrlPr>
                                <w:rPr>
                                  <w:rFonts w:ascii="Cambria Math" w:hAnsi="Cambria Math" w:cstheme="majorHAnsi"/>
                                  <w:iCs/>
                                </w:rPr>
                              </m:ctrlPr>
                            </m:sSubPr>
                            <m:e>
                              <m:r>
                                <m:rPr>
                                  <m:sty m:val="p"/>
                                </m:rPr>
                                <w:rPr>
                                  <w:rFonts w:ascii="Cambria Math" w:hAnsi="Cambria Math" w:cstheme="majorHAnsi"/>
                                </w:rPr>
                                <m:t>A</m:t>
                              </m:r>
                            </m:e>
                            <m:sub>
                              <m:r>
                                <m:rPr>
                                  <m:sty m:val="p"/>
                                </m:rPr>
                                <w:rPr>
                                  <w:rFonts w:ascii="Cambria Math" w:hAnsi="Cambria Math" w:cstheme="majorHAnsi"/>
                                </w:rPr>
                                <m:t>1</m:t>
                              </m:r>
                            </m:sub>
                          </m:sSub>
                        </m:num>
                        <m:den>
                          <m:sSub>
                            <m:sSubPr>
                              <m:ctrlPr>
                                <w:rPr>
                                  <w:rFonts w:ascii="Cambria Math" w:hAnsi="Cambria Math" w:cstheme="majorHAnsi"/>
                                  <w:iCs/>
                                </w:rPr>
                              </m:ctrlPr>
                            </m:sSubPr>
                            <m:e>
                              <m:r>
                                <m:rPr>
                                  <m:sty m:val="p"/>
                                </m:rPr>
                                <w:rPr>
                                  <w:rFonts w:ascii="Cambria Math" w:hAnsi="Cambria Math" w:cstheme="majorHAnsi"/>
                                </w:rPr>
                                <m:t>α</m:t>
                              </m:r>
                            </m:e>
                            <m:sub>
                              <m:r>
                                <m:rPr>
                                  <m:sty m:val="p"/>
                                </m:rPr>
                                <w:rPr>
                                  <w:rFonts w:ascii="Cambria Math" w:hAnsi="Cambria Math" w:cstheme="majorHAnsi"/>
                                </w:rPr>
                                <m:t>ex</m:t>
                              </m:r>
                              <m:r>
                                <m:rPr>
                                  <m:lit/>
                                  <m:sty m:val="p"/>
                                </m:rPr>
                                <w:rPr>
                                  <w:rFonts w:ascii="Cambria Math" w:hAnsi="Cambria Math" w:cstheme="majorHAnsi"/>
                                </w:rPr>
                                <m:t>_</m:t>
                              </m:r>
                              <m:r>
                                <m:rPr>
                                  <m:sty m:val="p"/>
                                </m:rPr>
                                <w:rPr>
                                  <w:rFonts w:ascii="Cambria Math" w:hAnsi="Cambria Math" w:cstheme="majorHAnsi"/>
                                </w:rPr>
                                <m:t>sh</m:t>
                              </m:r>
                            </m:sub>
                          </m:sSub>
                          <m:r>
                            <m:rPr>
                              <m:sty m:val="p"/>
                            </m:rPr>
                            <w:rPr>
                              <w:rFonts w:ascii="Cambria Math" w:hAnsi="Cambria Math" w:cstheme="majorHAnsi"/>
                            </w:rPr>
                            <m:t>+</m:t>
                          </m:r>
                          <m:f>
                            <m:fPr>
                              <m:ctrlPr>
                                <w:rPr>
                                  <w:rFonts w:ascii="Cambria Math" w:hAnsi="Cambria Math" w:cstheme="majorHAnsi"/>
                                  <w:color w:val="000000" w:themeColor="text1"/>
                                </w:rPr>
                              </m:ctrlPr>
                            </m:fPr>
                            <m:num>
                              <m:r>
                                <m:rPr>
                                  <m:sty m:val="p"/>
                                </m:rPr>
                                <w:rPr>
                                  <w:rFonts w:ascii="Cambria Math" w:hAnsi="Cambria Math" w:cstheme="majorHAnsi"/>
                                  <w:color w:val="000000" w:themeColor="text1"/>
                                </w:rPr>
                                <m:t>1</m:t>
                              </m:r>
                            </m:num>
                            <m:den>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L</m:t>
                                  </m:r>
                                </m:e>
                                <m:sub>
                                  <m:r>
                                    <m:rPr>
                                      <m:sty m:val="p"/>
                                    </m:rPr>
                                    <w:rPr>
                                      <w:rFonts w:ascii="Cambria Math" w:hAnsi="Cambria Math" w:cstheme="majorHAnsi"/>
                                      <w:color w:val="000000" w:themeColor="text1"/>
                                    </w:rPr>
                                    <m:t>n</m:t>
                                  </m:r>
                                </m:sub>
                              </m:sSub>
                            </m:den>
                          </m:f>
                        </m:den>
                      </m:f>
                    </m:e>
                  </m:d>
                </m:num>
                <m:den>
                  <m:sSub>
                    <m:sSubPr>
                      <m:ctrlPr>
                        <w:rPr>
                          <w:rFonts w:ascii="Cambria Math" w:hAnsi="Cambria Math" w:cstheme="majorHAnsi"/>
                          <w:iCs/>
                        </w:rPr>
                      </m:ctrlPr>
                    </m:sSubPr>
                    <m:e>
                      <m:r>
                        <m:rPr>
                          <m:sty m:val="p"/>
                        </m:rPr>
                        <w:rPr>
                          <w:rFonts w:ascii="Cambria Math" w:hAnsi="Cambria Math" w:cstheme="majorHAnsi"/>
                        </w:rPr>
                        <m:t>α</m:t>
                      </m:r>
                    </m:e>
                    <m:sub>
                      <m:r>
                        <m:rPr>
                          <m:sty m:val="p"/>
                        </m:rPr>
                        <w:rPr>
                          <w:rFonts w:ascii="Cambria Math" w:hAnsi="Cambria Math" w:cstheme="majorHAnsi"/>
                        </w:rPr>
                        <m:t>ex</m:t>
                      </m:r>
                      <m:r>
                        <m:rPr>
                          <m:lit/>
                          <m:sty m:val="p"/>
                        </m:rPr>
                        <w:rPr>
                          <w:rFonts w:ascii="Cambria Math" w:hAnsi="Cambria Math" w:cstheme="majorHAnsi"/>
                        </w:rPr>
                        <m:t>_</m:t>
                      </m:r>
                      <m:r>
                        <m:rPr>
                          <m:sty m:val="p"/>
                        </m:rPr>
                        <w:rPr>
                          <w:rFonts w:ascii="Cambria Math" w:hAnsi="Cambria Math" w:cstheme="majorHAnsi"/>
                        </w:rPr>
                        <m:t>dp</m:t>
                      </m:r>
                    </m:sub>
                  </m:sSub>
                  <m:d>
                    <m:dPr>
                      <m:ctrlPr>
                        <w:rPr>
                          <w:rFonts w:ascii="Cambria Math" w:hAnsi="Cambria Math" w:cstheme="majorHAnsi"/>
                          <w:iCs/>
                        </w:rPr>
                      </m:ctrlPr>
                    </m:dPr>
                    <m:e>
                      <m:f>
                        <m:fPr>
                          <m:ctrlPr>
                            <w:rPr>
                              <w:rFonts w:ascii="Cambria Math" w:hAnsi="Cambria Math" w:cstheme="majorHAnsi"/>
                              <w:iCs/>
                            </w:rPr>
                          </m:ctrlPr>
                        </m:fPr>
                        <m:num>
                          <m:r>
                            <m:rPr>
                              <m:sty m:val="p"/>
                            </m:rPr>
                            <w:rPr>
                              <w:rFonts w:ascii="Cambria Math" w:hAnsi="Cambria Math" w:cstheme="majorHAnsi"/>
                            </w:rPr>
                            <m:t>2</m:t>
                          </m:r>
                        </m:num>
                        <m:den>
                          <m:sSub>
                            <m:sSubPr>
                              <m:ctrlPr>
                                <w:rPr>
                                  <w:rFonts w:ascii="Cambria Math" w:hAnsi="Cambria Math" w:cstheme="majorHAnsi"/>
                                  <w:iCs/>
                                </w:rPr>
                              </m:ctrlPr>
                            </m:sSubPr>
                            <m:e>
                              <m:r>
                                <m:rPr>
                                  <m:sty m:val="p"/>
                                </m:rPr>
                                <w:rPr>
                                  <w:rFonts w:ascii="Cambria Math" w:hAnsi="Cambria Math" w:cstheme="majorHAnsi"/>
                                </w:rPr>
                                <m:t>α</m:t>
                              </m:r>
                            </m:e>
                            <m:sub>
                              <m:r>
                                <m:rPr>
                                  <m:sty m:val="p"/>
                                </m:rPr>
                                <w:rPr>
                                  <w:rFonts w:ascii="Cambria Math" w:hAnsi="Cambria Math" w:cstheme="majorHAnsi"/>
                                </w:rPr>
                                <m:t>ex</m:t>
                              </m:r>
                              <m:r>
                                <m:rPr>
                                  <m:lit/>
                                  <m:sty m:val="p"/>
                                </m:rPr>
                                <w:rPr>
                                  <w:rFonts w:ascii="Cambria Math" w:hAnsi="Cambria Math" w:cstheme="majorHAnsi"/>
                                </w:rPr>
                                <m:t>_</m:t>
                              </m:r>
                              <m:r>
                                <m:rPr>
                                  <m:sty m:val="p"/>
                                </m:rPr>
                                <w:rPr>
                                  <w:rFonts w:ascii="Cambria Math" w:hAnsi="Cambria Math" w:cstheme="majorHAnsi"/>
                                </w:rPr>
                                <m:t>dp</m:t>
                              </m:r>
                            </m:sub>
                          </m:sSub>
                          <m:r>
                            <m:rPr>
                              <m:sty m:val="p"/>
                            </m:rPr>
                            <w:rPr>
                              <w:rFonts w:ascii="Cambria Math" w:hAnsi="Cambria Math" w:cstheme="majorHAnsi"/>
                            </w:rPr>
                            <m:t>+</m:t>
                          </m:r>
                          <m:sSub>
                            <m:sSubPr>
                              <m:ctrlPr>
                                <w:rPr>
                                  <w:rFonts w:ascii="Cambria Math" w:hAnsi="Cambria Math" w:cstheme="majorHAnsi"/>
                                  <w:iCs/>
                                </w:rPr>
                              </m:ctrlPr>
                            </m:sSubPr>
                            <m:e>
                              <m:r>
                                <m:rPr>
                                  <m:sty m:val="p"/>
                                </m:rPr>
                                <w:rPr>
                                  <w:rFonts w:ascii="Cambria Math" w:hAnsi="Cambria Math" w:cstheme="majorHAnsi"/>
                                </w:rPr>
                                <m:t>α</m:t>
                              </m:r>
                            </m:e>
                            <m:sub>
                              <m:r>
                                <m:rPr>
                                  <m:sty m:val="p"/>
                                </m:rPr>
                                <w:rPr>
                                  <w:rFonts w:ascii="Cambria Math" w:hAnsi="Cambria Math" w:cstheme="majorHAnsi"/>
                                </w:rPr>
                                <m:t>em</m:t>
                              </m:r>
                            </m:sub>
                          </m:sSub>
                        </m:den>
                      </m:f>
                      <m:r>
                        <m:rPr>
                          <m:sty m:val="p"/>
                        </m:rPr>
                        <w:rPr>
                          <w:rFonts w:ascii="Cambria Math" w:hAnsi="Cambria Math" w:cstheme="majorHAnsi"/>
                        </w:rPr>
                        <m:t>+</m:t>
                      </m:r>
                      <m:f>
                        <m:fPr>
                          <m:ctrlPr>
                            <w:rPr>
                              <w:rFonts w:ascii="Cambria Math" w:hAnsi="Cambria Math" w:cstheme="majorHAnsi"/>
                              <w:iCs/>
                            </w:rPr>
                          </m:ctrlPr>
                        </m:fPr>
                        <m:num>
                          <m:sSub>
                            <m:sSubPr>
                              <m:ctrlPr>
                                <w:rPr>
                                  <w:rFonts w:ascii="Cambria Math" w:hAnsi="Cambria Math" w:cstheme="majorHAnsi"/>
                                  <w:iCs/>
                                </w:rPr>
                              </m:ctrlPr>
                            </m:sSubPr>
                            <m:e>
                              <m:r>
                                <m:rPr>
                                  <m:sty m:val="p"/>
                                </m:rPr>
                                <w:rPr>
                                  <w:rFonts w:ascii="Cambria Math" w:hAnsi="Cambria Math" w:cstheme="majorHAnsi"/>
                                </w:rPr>
                                <m:t>A</m:t>
                              </m:r>
                            </m:e>
                            <m:sub>
                              <m:r>
                                <m:rPr>
                                  <m:sty m:val="p"/>
                                </m:rPr>
                                <w:rPr>
                                  <w:rFonts w:ascii="Cambria Math" w:hAnsi="Cambria Math" w:cstheme="majorHAnsi"/>
                                </w:rPr>
                                <m:t>1</m:t>
                              </m:r>
                            </m:sub>
                          </m:sSub>
                        </m:num>
                        <m:den>
                          <m:sSub>
                            <m:sSubPr>
                              <m:ctrlPr>
                                <w:rPr>
                                  <w:rFonts w:ascii="Cambria Math" w:hAnsi="Cambria Math" w:cstheme="majorHAnsi"/>
                                  <w:iCs/>
                                </w:rPr>
                              </m:ctrlPr>
                            </m:sSubPr>
                            <m:e>
                              <m:r>
                                <m:rPr>
                                  <m:sty m:val="p"/>
                                </m:rPr>
                                <w:rPr>
                                  <w:rFonts w:ascii="Cambria Math" w:hAnsi="Cambria Math" w:cstheme="majorHAnsi"/>
                                </w:rPr>
                                <m:t>α</m:t>
                              </m:r>
                            </m:e>
                            <m:sub>
                              <m:r>
                                <m:rPr>
                                  <m:sty m:val="p"/>
                                </m:rPr>
                                <w:rPr>
                                  <w:rFonts w:ascii="Cambria Math" w:hAnsi="Cambria Math" w:cstheme="majorHAnsi"/>
                                </w:rPr>
                                <m:t>ex</m:t>
                              </m:r>
                              <m:r>
                                <m:rPr>
                                  <m:lit/>
                                  <m:sty m:val="p"/>
                                </m:rPr>
                                <w:rPr>
                                  <w:rFonts w:ascii="Cambria Math" w:hAnsi="Cambria Math" w:cstheme="majorHAnsi"/>
                                </w:rPr>
                                <m:t>_</m:t>
                              </m:r>
                              <m:r>
                                <m:rPr>
                                  <m:sty m:val="p"/>
                                </m:rPr>
                                <w:rPr>
                                  <w:rFonts w:ascii="Cambria Math" w:hAnsi="Cambria Math" w:cstheme="majorHAnsi"/>
                                </w:rPr>
                                <m:t>dp</m:t>
                              </m:r>
                            </m:sub>
                          </m:sSub>
                          <m:r>
                            <m:rPr>
                              <m:sty m:val="p"/>
                            </m:rPr>
                            <w:rPr>
                              <w:rFonts w:ascii="Cambria Math" w:hAnsi="Cambria Math" w:cstheme="majorHAnsi"/>
                            </w:rPr>
                            <m:t>+</m:t>
                          </m:r>
                          <m:f>
                            <m:fPr>
                              <m:ctrlPr>
                                <w:rPr>
                                  <w:rFonts w:ascii="Cambria Math" w:hAnsi="Cambria Math" w:cstheme="majorHAnsi"/>
                                  <w:color w:val="000000" w:themeColor="text1"/>
                                </w:rPr>
                              </m:ctrlPr>
                            </m:fPr>
                            <m:num>
                              <m:r>
                                <m:rPr>
                                  <m:sty m:val="p"/>
                                </m:rPr>
                                <w:rPr>
                                  <w:rFonts w:ascii="Cambria Math" w:hAnsi="Cambria Math" w:cstheme="majorHAnsi"/>
                                  <w:color w:val="000000" w:themeColor="text1"/>
                                </w:rPr>
                                <m:t>1</m:t>
                              </m:r>
                            </m:num>
                            <m:den>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L</m:t>
                                  </m:r>
                                </m:e>
                                <m:sub>
                                  <m:r>
                                    <m:rPr>
                                      <m:sty m:val="p"/>
                                    </m:rPr>
                                    <w:rPr>
                                      <w:rFonts w:ascii="Cambria Math" w:hAnsi="Cambria Math" w:cstheme="majorHAnsi"/>
                                      <w:color w:val="000000" w:themeColor="text1"/>
                                    </w:rPr>
                                    <m:t>n</m:t>
                                  </m:r>
                                </m:sub>
                              </m:sSub>
                            </m:den>
                          </m:f>
                        </m:den>
                      </m:f>
                    </m:e>
                  </m:d>
                </m:den>
              </m:f>
            </m:oMath>
            <w:commentRangeEnd w:id="91"/>
            <w:r w:rsidR="00F16736" w:rsidRPr="007409C1">
              <w:rPr>
                <w:rStyle w:val="CommentReference"/>
                <w:rFonts w:asciiTheme="majorHAnsi" w:hAnsiTheme="majorHAnsi" w:cstheme="majorHAnsi"/>
                <w:sz w:val="22"/>
                <w:szCs w:val="22"/>
              </w:rPr>
              <w:commentReference w:id="91"/>
            </w:r>
            <w:commentRangeEnd w:id="92"/>
            <w:r w:rsidR="008B4973" w:rsidRPr="007409C1">
              <w:rPr>
                <w:rStyle w:val="CommentReference"/>
                <w:rFonts w:asciiTheme="majorHAnsi" w:hAnsiTheme="majorHAnsi" w:cstheme="majorHAnsi"/>
                <w:sz w:val="22"/>
                <w:szCs w:val="22"/>
              </w:rPr>
              <w:commentReference w:id="92"/>
            </w:r>
          </w:p>
        </w:tc>
        <w:tc>
          <w:tcPr>
            <w:tcW w:w="500" w:type="pct"/>
            <w:vAlign w:val="center"/>
          </w:tcPr>
          <w:p w14:paraId="22350787" w14:textId="352812EC" w:rsidR="004E4F71" w:rsidRPr="007409C1" w:rsidRDefault="004E4F71" w:rsidP="00B46486">
            <w:pPr>
              <w:jc w:val="both"/>
              <w:rPr>
                <w:rFonts w:asciiTheme="majorHAnsi" w:hAnsiTheme="majorHAnsi" w:cstheme="majorHAnsi"/>
                <w:rtl/>
              </w:rPr>
            </w:pPr>
            <w:r w:rsidRPr="007409C1">
              <w:rPr>
                <w:rFonts w:asciiTheme="majorHAnsi" w:hAnsiTheme="majorHAnsi" w:cstheme="majorHAnsi"/>
              </w:rPr>
              <w:t>(</w:t>
            </w:r>
            <w:r w:rsidRPr="007409C1">
              <w:rPr>
                <w:rFonts w:asciiTheme="majorHAnsi" w:hAnsiTheme="majorHAnsi" w:cstheme="majorHAnsi"/>
              </w:rPr>
              <w:fldChar w:fldCharType="begin"/>
            </w:r>
            <w:r w:rsidRPr="007409C1">
              <w:rPr>
                <w:rFonts w:asciiTheme="majorHAnsi" w:hAnsiTheme="majorHAnsi" w:cstheme="majorHAnsi"/>
              </w:rPr>
              <w:instrText xml:space="preserve"> SEQ Equation \* ARABIC </w:instrText>
            </w:r>
            <w:r w:rsidRPr="007409C1">
              <w:rPr>
                <w:rFonts w:asciiTheme="majorHAnsi" w:hAnsiTheme="majorHAnsi" w:cstheme="majorHAnsi"/>
              </w:rPr>
              <w:fldChar w:fldCharType="separate"/>
            </w:r>
            <w:r w:rsidR="007409C1">
              <w:rPr>
                <w:rFonts w:asciiTheme="majorHAnsi" w:hAnsiTheme="majorHAnsi" w:cstheme="majorHAnsi"/>
                <w:noProof/>
              </w:rPr>
              <w:t>21</w:t>
            </w:r>
            <w:r w:rsidRPr="007409C1">
              <w:rPr>
                <w:rFonts w:asciiTheme="majorHAnsi" w:hAnsiTheme="majorHAnsi" w:cstheme="majorHAnsi"/>
                <w:noProof/>
              </w:rPr>
              <w:fldChar w:fldCharType="end"/>
            </w:r>
            <w:r w:rsidRPr="007409C1">
              <w:rPr>
                <w:rFonts w:asciiTheme="majorHAnsi" w:hAnsiTheme="majorHAnsi" w:cstheme="majorHAnsi"/>
              </w:rPr>
              <w:t>)</w:t>
            </w:r>
          </w:p>
        </w:tc>
      </w:tr>
    </w:tbl>
    <w:p w14:paraId="148371A1" w14:textId="77777777" w:rsidR="004E4F71" w:rsidRPr="007409C1" w:rsidRDefault="004E4F71" w:rsidP="004E4F71">
      <w:pPr>
        <w:spacing w:after="0"/>
        <w:jc w:val="both"/>
        <w:rPr>
          <w:rFonts w:asciiTheme="majorHAnsi" w:hAnsiTheme="majorHAnsi" w:cstheme="majorHAnsi"/>
          <w:color w:val="000000" w:themeColor="text1"/>
        </w:rPr>
      </w:pPr>
    </w:p>
    <w:p w14:paraId="11AAE876" w14:textId="77777777" w:rsidR="004E4F71" w:rsidRPr="007409C1" w:rsidRDefault="004E4F71" w:rsidP="004E4F71">
      <w:pPr>
        <w:spacing w:after="0" w:line="240" w:lineRule="auto"/>
        <w:jc w:val="both"/>
        <w:rPr>
          <w:rFonts w:ascii="Times New Roman" w:eastAsia="Times New Roman" w:hAnsi="Times New Roman" w:cs="Times New Roman"/>
          <w:iCs/>
          <w:sz w:val="24"/>
          <w:szCs w:val="24"/>
          <w:lang w:bidi="he-IL"/>
        </w:rPr>
      </w:pPr>
    </w:p>
    <w:p w14:paraId="64A4A878" w14:textId="77777777" w:rsidR="004E4F71" w:rsidRPr="007409C1" w:rsidRDefault="004E4F71" w:rsidP="004E4F71">
      <w:pPr>
        <w:spacing w:after="0"/>
        <w:jc w:val="both"/>
        <w:rPr>
          <w:rFonts w:asciiTheme="majorHAnsi" w:hAnsiTheme="majorHAnsi" w:cstheme="majorHAnsi"/>
          <w:color w:val="000000" w:themeColor="text1"/>
        </w:rPr>
      </w:pPr>
      <w:r w:rsidRPr="007409C1">
        <w:rPr>
          <w:rFonts w:asciiTheme="majorHAnsi" w:hAnsiTheme="majorHAnsi" w:cstheme="majorHAnsi"/>
          <w:color w:val="000000" w:themeColor="text1"/>
        </w:rPr>
        <w:t xml:space="preserve">Unlike </w:t>
      </w:r>
      <m:oMath>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K</m:t>
            </m:r>
          </m:e>
          <m:sub>
            <m:r>
              <m:rPr>
                <m:sty m:val="p"/>
              </m:rPr>
              <w:rPr>
                <w:rFonts w:ascii="Cambria Math" w:hAnsi="Cambria Math" w:cstheme="majorHAnsi"/>
                <w:color w:val="000000" w:themeColor="text1"/>
              </w:rPr>
              <m:t>1</m:t>
            </m:r>
          </m:sub>
        </m:sSub>
        <m:d>
          <m:dPr>
            <m:ctrlPr>
              <w:rPr>
                <w:rFonts w:ascii="Cambria Math" w:hAnsi="Cambria Math" w:cstheme="majorHAnsi"/>
                <w:color w:val="000000" w:themeColor="text1"/>
              </w:rPr>
            </m:ctrlPr>
          </m:dPr>
          <m:e>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λ</m:t>
                </m:r>
              </m:e>
              <m:sub>
                <m:r>
                  <m:rPr>
                    <m:sty m:val="p"/>
                  </m:rPr>
                  <w:rPr>
                    <w:rFonts w:ascii="Cambria Math" w:hAnsi="Cambria Math" w:cstheme="majorHAnsi"/>
                    <w:color w:val="000000" w:themeColor="text1"/>
                  </w:rPr>
                  <m:t>em</m:t>
                </m:r>
              </m:sub>
            </m:sSub>
          </m:e>
        </m:d>
      </m:oMath>
      <w:r w:rsidRPr="007409C1">
        <w:rPr>
          <w:rFonts w:asciiTheme="majorHAnsi" w:hAnsiTheme="majorHAnsi" w:cstheme="majorHAnsi"/>
          <w:color w:val="000000" w:themeColor="text1"/>
        </w:rPr>
        <w:t xml:space="preserve">, the parameter </w:t>
      </w:r>
      <m:oMath>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A</m:t>
            </m:r>
          </m:e>
          <m:sub>
            <m:r>
              <m:rPr>
                <m:sty m:val="p"/>
              </m:rPr>
              <w:rPr>
                <w:rFonts w:ascii="Cambria Math" w:hAnsi="Cambria Math" w:cstheme="majorHAnsi"/>
                <w:color w:val="000000" w:themeColor="text1"/>
              </w:rPr>
              <m:t>1</m:t>
            </m:r>
          </m:sub>
        </m:sSub>
      </m:oMath>
      <w:r w:rsidRPr="007409C1">
        <w:rPr>
          <w:rFonts w:asciiTheme="majorHAnsi" w:hAnsiTheme="majorHAnsi" w:cstheme="majorHAnsi"/>
          <w:color w:val="000000" w:themeColor="text1"/>
        </w:rPr>
        <w:t xml:space="preserve">does not cancel — it remains in </w:t>
      </w:r>
      <m:oMath>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R</m:t>
            </m:r>
          </m:e>
          <m:sub>
            <m:r>
              <m:rPr>
                <m:sty m:val="p"/>
              </m:rPr>
              <w:rPr>
                <w:rFonts w:ascii="Cambria Math" w:hAnsi="Cambria Math" w:cstheme="majorHAnsi"/>
                <w:color w:val="000000" w:themeColor="text1"/>
              </w:rPr>
              <m:t>srv</m:t>
            </m:r>
          </m:sub>
        </m:sSub>
      </m:oMath>
      <w:r w:rsidRPr="007409C1">
        <w:rPr>
          <w:rFonts w:asciiTheme="majorHAnsi" w:hAnsiTheme="majorHAnsi" w:cstheme="majorHAnsi"/>
          <w:color w:val="000000" w:themeColor="text1"/>
        </w:rPr>
        <w:t xml:space="preserve">. Since </w:t>
      </w:r>
      <m:oMath>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A</m:t>
            </m:r>
          </m:e>
          <m:sub>
            <m:r>
              <m:rPr>
                <m:sty m:val="p"/>
              </m:rPr>
              <w:rPr>
                <w:rFonts w:ascii="Cambria Math" w:hAnsi="Cambria Math" w:cstheme="majorHAnsi"/>
                <w:color w:val="000000" w:themeColor="text1"/>
              </w:rPr>
              <m:t>1</m:t>
            </m:r>
          </m:sub>
        </m:sSub>
      </m:oMath>
      <w:r w:rsidRPr="007409C1">
        <w:rPr>
          <w:rFonts w:asciiTheme="majorHAnsi" w:hAnsiTheme="majorHAnsi" w:cstheme="majorHAnsi"/>
          <w:color w:val="000000" w:themeColor="text1"/>
        </w:rPr>
        <w:t xml:space="preserve">is the model's carrier of surface-recombination information, this confirms that </w:t>
      </w:r>
      <m:oMath>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R</m:t>
            </m:r>
          </m:e>
          <m:sub>
            <m:r>
              <m:rPr>
                <m:sty m:val="p"/>
              </m:rPr>
              <w:rPr>
                <w:rFonts w:ascii="Cambria Math" w:hAnsi="Cambria Math" w:cstheme="majorHAnsi"/>
                <w:color w:val="000000" w:themeColor="text1"/>
              </w:rPr>
              <m:t>srv</m:t>
            </m:r>
          </m:sub>
        </m:sSub>
      </m:oMath>
      <w:r w:rsidRPr="007409C1">
        <w:rPr>
          <w:rFonts w:asciiTheme="majorHAnsi" w:hAnsiTheme="majorHAnsi" w:cstheme="majorHAnsi"/>
          <w:color w:val="000000" w:themeColor="text1"/>
        </w:rPr>
        <w:t xml:space="preserve"> retains genuine sensitivity to the surface recombination velocity, rather than reducing to a purely instrumental or geometric quantity. As SRV index computed directly from </w:t>
      </w:r>
      <m:oMath>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R</m:t>
            </m:r>
          </m:e>
          <m:sub>
            <m:r>
              <m:rPr>
                <m:sty m:val="p"/>
              </m:rPr>
              <w:rPr>
                <w:rFonts w:ascii="Cambria Math" w:hAnsi="Cambria Math" w:cstheme="majorHAnsi"/>
                <w:color w:val="000000" w:themeColor="text1"/>
              </w:rPr>
              <m:t>srv</m:t>
            </m:r>
          </m:sub>
        </m:sSub>
        <m:d>
          <m:dPr>
            <m:ctrlPr>
              <w:rPr>
                <w:rFonts w:ascii="Cambria Math" w:hAnsi="Cambria Math" w:cstheme="majorHAnsi"/>
                <w:color w:val="000000" w:themeColor="text1"/>
              </w:rPr>
            </m:ctrlPr>
          </m:dPr>
          <m:e>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λ</m:t>
                </m:r>
              </m:e>
              <m:sub>
                <m:r>
                  <m:rPr>
                    <m:sty m:val="p"/>
                  </m:rPr>
                  <w:rPr>
                    <w:rFonts w:ascii="Cambria Math" w:hAnsi="Cambria Math" w:cstheme="majorHAnsi"/>
                    <w:color w:val="000000" w:themeColor="text1"/>
                  </w:rPr>
                  <m:t>em</m:t>
                </m:r>
              </m:sub>
            </m:sSub>
          </m:e>
        </m:d>
      </m:oMath>
      <w:r w:rsidRPr="007409C1">
        <w:rPr>
          <w:rFonts w:asciiTheme="majorHAnsi" w:hAnsiTheme="majorHAnsi" w:cstheme="majorHAnsi"/>
          <w:color w:val="000000" w:themeColor="text1"/>
        </w:rPr>
        <w:t>, this sensitivity carries through to the reported index as well.</w:t>
      </w:r>
    </w:p>
    <w:p w14:paraId="0D45F7DB" w14:textId="77777777" w:rsidR="004E4F71" w:rsidRPr="00803481" w:rsidRDefault="004E4F71" w:rsidP="00594B97">
      <w:pPr>
        <w:jc w:val="both"/>
        <w:rPr>
          <w:rFonts w:asciiTheme="majorHAnsi" w:hAnsiTheme="majorHAnsi" w:cstheme="majorHAnsi"/>
        </w:rPr>
      </w:pPr>
    </w:p>
    <w:p w14:paraId="64E8323D" w14:textId="0C225679" w:rsidR="00594B97" w:rsidRPr="00803481" w:rsidRDefault="00594B97" w:rsidP="00594B97">
      <w:pPr>
        <w:jc w:val="both"/>
        <w:rPr>
          <w:rFonts w:asciiTheme="majorHAnsi" w:hAnsiTheme="majorHAnsi" w:cstheme="majorHAnsi"/>
        </w:rPr>
      </w:pPr>
      <w:r w:rsidRPr="00803481">
        <w:rPr>
          <w:rFonts w:asciiTheme="majorHAnsi" w:hAnsiTheme="majorHAnsi" w:cstheme="majorHAnsi"/>
        </w:rPr>
        <w:t xml:space="preserve">A single SRV index is obtained by </w:t>
      </w:r>
      <w:r w:rsidRPr="00803481">
        <w:rPr>
          <w:rStyle w:val="Strong"/>
          <w:rFonts w:asciiTheme="majorHAnsi" w:hAnsiTheme="majorHAnsi" w:cstheme="majorHAnsi"/>
          <w:b w:val="0"/>
          <w:bCs w:val="0"/>
        </w:rPr>
        <w:t>computing the median of</w:t>
      </w:r>
      <w:r w:rsidRPr="00803481">
        <w:rPr>
          <w:rFonts w:asciiTheme="majorHAnsi" w:hAnsiTheme="majorHAnsi" w:cstheme="majorHAnsi"/>
        </w:rPr>
        <w:t xml:space="preserve"> the quantity </w:t>
      </w:r>
      <m:oMath>
        <m:r>
          <m:rPr>
            <m:sty m:val="p"/>
          </m:rPr>
          <w:rPr>
            <w:rFonts w:ascii="Cambria Math" w:hAnsi="Cambria Math" w:cstheme="majorHAnsi"/>
          </w:rPr>
          <m:t>1-</m:t>
        </m:r>
        <m:sSub>
          <m:sSubPr>
            <m:ctrlPr>
              <w:rPr>
                <w:rFonts w:ascii="Cambria Math" w:hAnsi="Cambria Math" w:cstheme="majorHAnsi"/>
                <w:iCs/>
              </w:rPr>
            </m:ctrlPr>
          </m:sSubPr>
          <m:e>
            <m:r>
              <m:rPr>
                <m:sty m:val="p"/>
              </m:rPr>
              <w:rPr>
                <w:rFonts w:ascii="Cambria Math" w:hAnsi="Cambria Math" w:cstheme="majorHAnsi"/>
                <w:color w:val="000000" w:themeColor="text1"/>
              </w:rPr>
              <m:t>R</m:t>
            </m:r>
          </m:e>
          <m:sub>
            <m:r>
              <m:rPr>
                <m:sty m:val="p"/>
              </m:rPr>
              <w:rPr>
                <w:rFonts w:ascii="Cambria Math" w:hAnsi="Cambria Math" w:cstheme="majorHAnsi"/>
              </w:rPr>
              <m:t>srv</m:t>
            </m:r>
          </m:sub>
        </m:sSub>
        <m:r>
          <m:rPr>
            <m:sty m:val="p"/>
          </m:rPr>
          <w:rPr>
            <w:rFonts w:ascii="Cambria Math" w:hAnsi="Cambria Math" w:cstheme="majorHAnsi"/>
          </w:rPr>
          <m:t>(</m:t>
        </m:r>
        <m:sSub>
          <m:sSubPr>
            <m:ctrlPr>
              <w:rPr>
                <w:rFonts w:ascii="Cambria Math" w:hAnsi="Cambria Math" w:cstheme="majorHAnsi"/>
              </w:rPr>
            </m:ctrlPr>
          </m:sSubPr>
          <m:e>
            <m:r>
              <m:rPr>
                <m:sty m:val="p"/>
              </m:rPr>
              <w:rPr>
                <w:rFonts w:ascii="Cambria Math" w:hAnsi="Cambria Math" w:cstheme="majorHAnsi"/>
              </w:rPr>
              <m:t>λ</m:t>
            </m:r>
          </m:e>
          <m:sub>
            <m:r>
              <m:rPr>
                <m:sty m:val="p"/>
              </m:rPr>
              <w:rPr>
                <w:rFonts w:ascii="Cambria Math" w:hAnsi="Cambria Math" w:cstheme="majorHAnsi"/>
              </w:rPr>
              <m:t>em</m:t>
            </m:r>
          </m:sub>
        </m:sSub>
        <m:r>
          <m:rPr>
            <m:sty m:val="p"/>
          </m:rPr>
          <w:rPr>
            <w:rFonts w:ascii="Cambria Math" w:hAnsi="Cambria Math" w:cstheme="majorHAnsi"/>
          </w:rPr>
          <m:t>)</m:t>
        </m:r>
      </m:oMath>
      <w:r w:rsidR="008F6E2E">
        <w:rPr>
          <w:rFonts w:asciiTheme="majorHAnsi" w:hAnsiTheme="majorHAnsi" w:cstheme="majorHAnsi"/>
        </w:rPr>
        <w:t xml:space="preserve"> </w:t>
      </w:r>
      <w:commentRangeStart w:id="93"/>
      <w:r w:rsidRPr="00803481">
        <w:rPr>
          <w:rFonts w:asciiTheme="majorHAnsi" w:hAnsiTheme="majorHAnsi" w:cstheme="majorHAnsi"/>
        </w:rPr>
        <w:t>over the surface-sensitive emission range</w:t>
      </w:r>
      <w:commentRangeEnd w:id="93"/>
      <w:r w:rsidR="00F16736" w:rsidRPr="00803481">
        <w:rPr>
          <w:rStyle w:val="CommentReference"/>
          <w:rFonts w:asciiTheme="majorHAnsi" w:hAnsiTheme="majorHAnsi" w:cstheme="majorHAnsi"/>
          <w:sz w:val="22"/>
          <w:szCs w:val="22"/>
        </w:rPr>
        <w:commentReference w:id="93"/>
      </w:r>
      <w:r w:rsidRPr="00803481">
        <w:rPr>
          <w:rFonts w:asciiTheme="majorHAnsi" w:hAnsiTheme="majorHAnsi" w:cstheme="majorHAnsi"/>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9"/>
        <w:gridCol w:w="961"/>
      </w:tblGrid>
      <w:tr w:rsidR="00594B97" w:rsidRPr="00803481" w14:paraId="3C3D6924" w14:textId="77777777" w:rsidTr="00325A1E">
        <w:tc>
          <w:tcPr>
            <w:tcW w:w="4000" w:type="pct"/>
            <w:vAlign w:val="center"/>
          </w:tcPr>
          <w:p w14:paraId="3ADC45F9" w14:textId="08B73502" w:rsidR="00594B97" w:rsidRPr="00803481" w:rsidRDefault="00594B97" w:rsidP="00325A1E">
            <w:pPr>
              <w:jc w:val="both"/>
              <w:rPr>
                <w:rFonts w:asciiTheme="majorHAnsi" w:hAnsiTheme="majorHAnsi" w:cstheme="majorHAnsi"/>
              </w:rPr>
            </w:pPr>
            <m:oMathPara>
              <m:oMath>
                <m:r>
                  <m:rPr>
                    <m:sty m:val="p"/>
                  </m:rPr>
                  <w:rPr>
                    <w:rFonts w:ascii="Cambria Math" w:hAnsi="Cambria Math" w:cstheme="majorHAnsi"/>
                  </w:rPr>
                  <m:t>SRV_index= median(1-</m:t>
                </m:r>
                <m:sSub>
                  <m:sSubPr>
                    <m:ctrlPr>
                      <w:rPr>
                        <w:rFonts w:ascii="Cambria Math" w:hAnsi="Cambria Math" w:cstheme="majorHAnsi"/>
                        <w:iCs/>
                      </w:rPr>
                    </m:ctrlPr>
                  </m:sSubPr>
                  <m:e>
                    <m:r>
                      <m:rPr>
                        <m:sty m:val="p"/>
                      </m:rPr>
                      <w:rPr>
                        <w:rFonts w:ascii="Cambria Math" w:hAnsi="Cambria Math" w:cstheme="majorHAnsi"/>
                        <w:color w:val="000000" w:themeColor="text1"/>
                      </w:rPr>
                      <m:t>R</m:t>
                    </m:r>
                  </m:e>
                  <m:sub>
                    <m:r>
                      <m:rPr>
                        <m:sty m:val="p"/>
                      </m:rPr>
                      <w:rPr>
                        <w:rFonts w:ascii="Cambria Math" w:hAnsi="Cambria Math" w:cstheme="majorHAnsi"/>
                      </w:rPr>
                      <m:t>srv</m:t>
                    </m:r>
                  </m:sub>
                </m:sSub>
                <m:d>
                  <m:dPr>
                    <m:ctrlPr>
                      <w:rPr>
                        <w:rFonts w:ascii="Cambria Math" w:hAnsi="Cambria Math" w:cstheme="majorHAnsi"/>
                      </w:rPr>
                    </m:ctrlPr>
                  </m:dPr>
                  <m:e>
                    <m:sSub>
                      <m:sSubPr>
                        <m:ctrlPr>
                          <w:rPr>
                            <w:rFonts w:ascii="Cambria Math" w:hAnsi="Cambria Math" w:cstheme="majorHAnsi"/>
                          </w:rPr>
                        </m:ctrlPr>
                      </m:sSubPr>
                      <m:e>
                        <m:r>
                          <m:rPr>
                            <m:sty m:val="p"/>
                          </m:rPr>
                          <w:rPr>
                            <w:rFonts w:ascii="Cambria Math" w:hAnsi="Cambria Math" w:cstheme="majorHAnsi"/>
                            <w:color w:val="000000" w:themeColor="text1"/>
                          </w:rPr>
                          <m:t>λ</m:t>
                        </m:r>
                      </m:e>
                      <m:sub>
                        <m:r>
                          <m:rPr>
                            <m:sty m:val="p"/>
                          </m:rPr>
                          <w:rPr>
                            <w:rFonts w:ascii="Cambria Math" w:hAnsi="Cambria Math" w:cstheme="majorHAnsi"/>
                          </w:rPr>
                          <m:t>em</m:t>
                        </m:r>
                      </m:sub>
                    </m:sSub>
                  </m:e>
                </m:d>
                <m:r>
                  <m:rPr>
                    <m:sty m:val="p"/>
                  </m:rPr>
                  <w:rPr>
                    <w:rFonts w:ascii="Cambria Math" w:hAnsi="Cambria Math" w:cstheme="majorHAnsi"/>
                  </w:rPr>
                  <m:t>)</m:t>
                </m:r>
              </m:oMath>
            </m:oMathPara>
          </w:p>
        </w:tc>
        <w:tc>
          <w:tcPr>
            <w:tcW w:w="500" w:type="pct"/>
            <w:vAlign w:val="center"/>
          </w:tcPr>
          <w:p w14:paraId="2F7525F1" w14:textId="1788DBDB" w:rsidR="00594B97" w:rsidRPr="00803481" w:rsidRDefault="00594B97" w:rsidP="00325A1E">
            <w:pPr>
              <w:jc w:val="both"/>
              <w:rPr>
                <w:rFonts w:asciiTheme="majorHAnsi" w:hAnsiTheme="majorHAnsi" w:cstheme="majorHAnsi"/>
                <w:rtl/>
              </w:rPr>
            </w:pPr>
            <w:r w:rsidRPr="00803481">
              <w:rPr>
                <w:rFonts w:asciiTheme="majorHAnsi" w:hAnsiTheme="majorHAnsi" w:cstheme="majorHAnsi"/>
              </w:rPr>
              <w:t>(</w:t>
            </w:r>
            <w:r w:rsidRPr="00803481">
              <w:rPr>
                <w:rFonts w:asciiTheme="majorHAnsi" w:hAnsiTheme="majorHAnsi" w:cstheme="majorHAnsi"/>
              </w:rPr>
              <w:fldChar w:fldCharType="begin"/>
            </w:r>
            <w:r w:rsidRPr="00803481">
              <w:rPr>
                <w:rFonts w:asciiTheme="majorHAnsi" w:hAnsiTheme="majorHAnsi" w:cstheme="majorHAnsi"/>
              </w:rPr>
              <w:instrText xml:space="preserve"> SEQ Equation \* ARABIC </w:instrText>
            </w:r>
            <w:r w:rsidRPr="00803481">
              <w:rPr>
                <w:rFonts w:asciiTheme="majorHAnsi" w:hAnsiTheme="majorHAnsi" w:cstheme="majorHAnsi"/>
              </w:rPr>
              <w:fldChar w:fldCharType="separate"/>
            </w:r>
            <w:r w:rsidR="003C2E42" w:rsidRPr="00803481">
              <w:rPr>
                <w:rFonts w:asciiTheme="majorHAnsi" w:hAnsiTheme="majorHAnsi" w:cstheme="majorHAnsi"/>
                <w:noProof/>
              </w:rPr>
              <w:t>21</w:t>
            </w:r>
            <w:r w:rsidRPr="00803481">
              <w:rPr>
                <w:rFonts w:asciiTheme="majorHAnsi" w:hAnsiTheme="majorHAnsi" w:cstheme="majorHAnsi"/>
                <w:noProof/>
              </w:rPr>
              <w:fldChar w:fldCharType="end"/>
            </w:r>
            <w:r w:rsidRPr="00803481">
              <w:rPr>
                <w:rFonts w:asciiTheme="majorHAnsi" w:hAnsiTheme="majorHAnsi" w:cstheme="majorHAnsi"/>
              </w:rPr>
              <w:t>)</w:t>
            </w:r>
          </w:p>
        </w:tc>
      </w:tr>
    </w:tbl>
    <w:p w14:paraId="1D797A4C" w14:textId="07EEBCB5" w:rsidR="00594B97" w:rsidRPr="00803481" w:rsidRDefault="00594B97" w:rsidP="00594B97">
      <w:pPr>
        <w:spacing w:after="0"/>
        <w:jc w:val="both"/>
        <w:rPr>
          <w:rFonts w:asciiTheme="majorHAnsi" w:hAnsiTheme="majorHAnsi" w:cstheme="majorHAnsi"/>
          <w:color w:val="000000" w:themeColor="text1"/>
          <w:lang w:bidi="he-IL"/>
        </w:rPr>
      </w:pPr>
      <w:r w:rsidRPr="00803481">
        <w:rPr>
          <w:rFonts w:asciiTheme="majorHAnsi" w:hAnsiTheme="majorHAnsi" w:cstheme="majorHAnsi"/>
          <w:color w:val="000000" w:themeColor="text1"/>
        </w:rPr>
        <w:t xml:space="preserve">The quantity (1 − </w:t>
      </w:r>
      <m:oMath>
        <m:sSub>
          <m:sSubPr>
            <m:ctrlPr>
              <w:rPr>
                <w:rFonts w:ascii="Cambria Math" w:hAnsi="Cambria Math" w:cstheme="majorHAnsi"/>
                <w:iCs/>
              </w:rPr>
            </m:ctrlPr>
          </m:sSubPr>
          <m:e>
            <m:r>
              <m:rPr>
                <m:sty m:val="p"/>
              </m:rPr>
              <w:rPr>
                <w:rFonts w:ascii="Cambria Math" w:hAnsi="Cambria Math" w:cstheme="majorHAnsi"/>
                <w:color w:val="000000" w:themeColor="text1"/>
              </w:rPr>
              <m:t>R</m:t>
            </m:r>
          </m:e>
          <m:sub>
            <m:r>
              <m:rPr>
                <m:sty m:val="p"/>
              </m:rPr>
              <w:rPr>
                <w:rFonts w:ascii="Cambria Math" w:hAnsi="Cambria Math" w:cstheme="majorHAnsi"/>
              </w:rPr>
              <m:t>srv</m:t>
            </m:r>
          </m:sub>
        </m:sSub>
      </m:oMath>
      <w:r w:rsidRPr="00803481">
        <w:rPr>
          <w:rFonts w:asciiTheme="majorHAnsi" w:hAnsiTheme="majorHAnsi" w:cstheme="majorHAnsi"/>
          <w:color w:val="000000" w:themeColor="text1"/>
        </w:rPr>
        <w:t xml:space="preserve">) is used rather than </w:t>
      </w:r>
      <m:oMath>
        <m:sSub>
          <m:sSubPr>
            <m:ctrlPr>
              <w:rPr>
                <w:rFonts w:ascii="Cambria Math" w:hAnsi="Cambria Math" w:cstheme="majorHAnsi"/>
                <w:iCs/>
              </w:rPr>
            </m:ctrlPr>
          </m:sSubPr>
          <m:e>
            <m:r>
              <m:rPr>
                <m:sty m:val="p"/>
              </m:rPr>
              <w:rPr>
                <w:rFonts w:ascii="Cambria Math" w:hAnsi="Cambria Math" w:cstheme="majorHAnsi"/>
                <w:color w:val="000000" w:themeColor="text1"/>
              </w:rPr>
              <m:t>R</m:t>
            </m:r>
          </m:e>
          <m:sub>
            <m:r>
              <m:rPr>
                <m:sty m:val="p"/>
              </m:rPr>
              <w:rPr>
                <w:rFonts w:ascii="Cambria Math" w:hAnsi="Cambria Math" w:cstheme="majorHAnsi"/>
              </w:rPr>
              <m:t>srv</m:t>
            </m:r>
          </m:sub>
        </m:sSub>
      </m:oMath>
      <w:r w:rsidRPr="00803481">
        <w:rPr>
          <w:rFonts w:asciiTheme="majorHAnsi" w:hAnsiTheme="majorHAnsi" w:cstheme="majorHAnsi"/>
          <w:color w:val="000000" w:themeColor="text1"/>
        </w:rPr>
        <w:t xml:space="preserve"> itself so that larger values correspond directly to stronger surface recombination, yielding an intuitively ordered metric in which increased surface losses produce higher indices. The median is chosen as the aggregation operator to obtain a representative value that is insensitive to occasional anomalous ratios arising from spectral noise, residual non-ideal surface sensitivity at specific emission wavelengths, or deviations from the assumptions underlying the proxy. This choice ensures that the SRV index reflects the dominant surface-recombination behavior across the selected emission range, rather than being influenced by a small number of outlying wavelengths.</w:t>
      </w:r>
    </w:p>
    <w:p w14:paraId="046B0B78" w14:textId="3FC172F4" w:rsidR="00132472" w:rsidRPr="00803481" w:rsidRDefault="00594B97" w:rsidP="004E4F71">
      <w:pPr>
        <w:spacing w:after="0"/>
        <w:jc w:val="both"/>
        <w:rPr>
          <w:rFonts w:asciiTheme="majorHAnsi" w:hAnsiTheme="majorHAnsi" w:cstheme="majorHAnsi"/>
          <w:color w:val="000000" w:themeColor="text1"/>
        </w:rPr>
      </w:pPr>
      <w:r w:rsidRPr="00803481">
        <w:rPr>
          <w:rFonts w:asciiTheme="majorHAnsi" w:hAnsiTheme="majorHAnsi" w:cstheme="majorHAnsi"/>
          <w:color w:val="000000" w:themeColor="text1"/>
        </w:rPr>
        <w:t>Samples are ranked in descending order of SRV index, such that higher values correspond to stronger effective surface recombination.</w:t>
      </w:r>
    </w:p>
    <w:p w14:paraId="643F2E07" w14:textId="77777777" w:rsidR="00594B97" w:rsidRPr="00803481" w:rsidRDefault="00594B97" w:rsidP="00594B97">
      <w:pPr>
        <w:spacing w:after="0"/>
        <w:jc w:val="both"/>
        <w:rPr>
          <w:rFonts w:asciiTheme="majorHAnsi" w:hAnsiTheme="majorHAnsi" w:cstheme="majorHAnsi"/>
          <w:color w:val="000000" w:themeColor="text1"/>
        </w:rPr>
      </w:pPr>
    </w:p>
    <w:p w14:paraId="2D66FB8F" w14:textId="6931E228" w:rsidR="00594B97" w:rsidRPr="00803481" w:rsidRDefault="00594B97" w:rsidP="00594B97">
      <w:pPr>
        <w:spacing w:after="0"/>
        <w:jc w:val="both"/>
        <w:rPr>
          <w:rFonts w:asciiTheme="majorHAnsi" w:hAnsiTheme="majorHAnsi" w:cstheme="majorHAnsi"/>
          <w:color w:val="000000" w:themeColor="text1"/>
        </w:rPr>
      </w:pPr>
      <w:r w:rsidRPr="00803481">
        <w:rPr>
          <w:rFonts w:asciiTheme="majorHAnsi" w:hAnsiTheme="majorHAnsi" w:cstheme="majorHAnsi"/>
          <w:color w:val="000000" w:themeColor="text1"/>
        </w:rPr>
        <w:t>The excitation pair (</w:t>
      </w:r>
      <m:oMath>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λ</m:t>
            </m:r>
          </m:e>
          <m:sub>
            <m:r>
              <m:rPr>
                <m:sty m:val="p"/>
              </m:rPr>
              <w:rPr>
                <w:rFonts w:ascii="Cambria Math" w:hAnsi="Cambria Math" w:cstheme="majorHAnsi"/>
                <w:color w:val="000000" w:themeColor="text1"/>
              </w:rPr>
              <m:t>ex_sh</m:t>
            </m:r>
          </m:sub>
        </m:sSub>
      </m:oMath>
      <w:r w:rsidRPr="00803481">
        <w:rPr>
          <w:rFonts w:asciiTheme="majorHAnsi" w:hAnsiTheme="majorHAnsi" w:cstheme="majorHAnsi"/>
          <w:color w:val="000000" w:themeColor="text1"/>
        </w:rPr>
        <w:t xml:space="preserve">, </w:t>
      </w:r>
      <m:oMath>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λ</m:t>
            </m:r>
          </m:e>
          <m:sub>
            <m:r>
              <m:rPr>
                <m:sty m:val="p"/>
              </m:rPr>
              <w:rPr>
                <w:rFonts w:ascii="Cambria Math" w:hAnsi="Cambria Math" w:cstheme="majorHAnsi"/>
                <w:color w:val="000000" w:themeColor="text1"/>
              </w:rPr>
              <m:t>ex_dp</m:t>
            </m:r>
          </m:sub>
        </m:sSub>
      </m:oMath>
      <w:r w:rsidRPr="00803481">
        <w:rPr>
          <w:rFonts w:asciiTheme="majorHAnsi" w:hAnsiTheme="majorHAnsi" w:cstheme="majorHAnsi"/>
          <w:color w:val="000000" w:themeColor="text1"/>
        </w:rPr>
        <w:t xml:space="preserve">) is selected empirically by searching over all available excitation wavelength pairs in the data. For each candidate pair, the SRV index is computed across all samples or time points in the dataset, and the Pearson correlation coefficient </w:t>
      </w:r>
      <w:commentRangeStart w:id="94"/>
      <w:commentRangeStart w:id="95"/>
      <w:r w:rsidRPr="00803481">
        <w:rPr>
          <w:rFonts w:asciiTheme="majorHAnsi" w:hAnsiTheme="majorHAnsi" w:cstheme="majorHAnsi"/>
          <w:color w:val="000000" w:themeColor="text1"/>
        </w:rPr>
        <w:t>r</w:t>
      </w:r>
      <w:commentRangeEnd w:id="94"/>
      <w:r w:rsidR="00F16736" w:rsidRPr="00803481">
        <w:rPr>
          <w:rStyle w:val="CommentReference"/>
          <w:rFonts w:asciiTheme="majorHAnsi" w:hAnsiTheme="majorHAnsi" w:cstheme="majorHAnsi"/>
          <w:color w:val="000000" w:themeColor="text1"/>
          <w:sz w:val="22"/>
          <w:szCs w:val="22"/>
        </w:rPr>
        <w:commentReference w:id="94"/>
      </w:r>
      <w:commentRangeEnd w:id="95"/>
      <w:r w:rsidR="007409C1" w:rsidRPr="00803481">
        <w:rPr>
          <w:rStyle w:val="CommentReference"/>
          <w:rFonts w:asciiTheme="majorHAnsi" w:hAnsiTheme="majorHAnsi" w:cstheme="majorHAnsi"/>
          <w:color w:val="000000" w:themeColor="text1"/>
          <w:sz w:val="22"/>
          <w:szCs w:val="22"/>
        </w:rPr>
        <w:commentReference w:id="95"/>
      </w:r>
      <w:r w:rsidRPr="00803481">
        <w:rPr>
          <w:rFonts w:asciiTheme="majorHAnsi" w:hAnsiTheme="majorHAnsi" w:cstheme="majorHAnsi"/>
          <w:color w:val="000000" w:themeColor="text1"/>
        </w:rPr>
        <w:t xml:space="preserve"> between the SRV index and the scan number is evaluated. The pair that maximizes r is taken as the optimal pair, as it yields the highest Pearson correlation with the expected ordering of surface recombination across the dataset.</w:t>
      </w:r>
    </w:p>
    <w:p w14:paraId="7B439A1E" w14:textId="65FBF1F2" w:rsidR="00A21A35" w:rsidRPr="00803481" w:rsidRDefault="00000000" w:rsidP="007409C1">
      <w:pPr>
        <w:pStyle w:val="Heading1"/>
        <w:numPr>
          <w:ilvl w:val="0"/>
          <w:numId w:val="20"/>
        </w:numPr>
        <w:jc w:val="both"/>
        <w:rPr>
          <w:rFonts w:cstheme="majorHAnsi"/>
          <w:color w:val="000000" w:themeColor="text1"/>
          <w:u w:val="single"/>
        </w:rPr>
      </w:pPr>
      <w:commentRangeStart w:id="96"/>
      <w:r w:rsidRPr="00803481">
        <w:rPr>
          <w:rFonts w:cstheme="majorHAnsi"/>
          <w:color w:val="000000" w:themeColor="text1"/>
          <w:u w:val="single"/>
        </w:rPr>
        <w:t>Results</w:t>
      </w:r>
      <w:r w:rsidR="00E56D70">
        <w:rPr>
          <w:rFonts w:cstheme="majorHAnsi"/>
          <w:color w:val="000000" w:themeColor="text1"/>
          <w:u w:val="single"/>
        </w:rPr>
        <w:t xml:space="preserve"> and Discussion</w:t>
      </w:r>
      <w:commentRangeEnd w:id="96"/>
      <w:r w:rsidR="007409C1" w:rsidRPr="00803481">
        <w:rPr>
          <w:rStyle w:val="CommentReference"/>
          <w:rFonts w:cstheme="majorHAnsi"/>
          <w:color w:val="000000" w:themeColor="text1"/>
          <w:sz w:val="28"/>
          <w:szCs w:val="28"/>
          <w:u w:val="single"/>
        </w:rPr>
        <w:commentReference w:id="96"/>
      </w:r>
    </w:p>
    <w:p w14:paraId="6B7C6D5A" w14:textId="20066BD9" w:rsidR="00A21A35" w:rsidRPr="00803481" w:rsidRDefault="00000000" w:rsidP="00BD1859">
      <w:pPr>
        <w:spacing w:after="0"/>
        <w:jc w:val="both"/>
        <w:rPr>
          <w:rFonts w:asciiTheme="majorHAnsi" w:hAnsiTheme="majorHAnsi" w:cstheme="majorHAnsi"/>
          <w:color w:val="000000" w:themeColor="text1"/>
          <w:lang w:bidi="he-IL"/>
        </w:rPr>
      </w:pPr>
      <w:r>
        <w:rPr>
          <w:rFonts w:ascii="Calibri" w:hAnsi="Calibri" w:cs="Calibri"/>
          <w:color w:val="000000" w:themeColor="text1"/>
          <w:sz w:val="24"/>
          <w:szCs w:val="24"/>
        </w:rPr>
        <w:t xml:space="preserve">PL was measured on the n-type InP and p-type GaAs wafers as a two-dimensional dataset spanning emission wavelength and excitation wavelength. </w:t>
      </w:r>
      <w:r w:rsidRPr="00803481">
        <w:rPr>
          <w:rFonts w:asciiTheme="majorHAnsi" w:hAnsiTheme="majorHAnsi" w:cstheme="majorHAnsi"/>
          <w:color w:val="000000" w:themeColor="text1"/>
        </w:rPr>
        <w:t xml:space="preserve">For each excitation wavelength </w:t>
      </w:r>
      <m:oMath>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λ</m:t>
            </m:r>
          </m:e>
          <m:sub>
            <m:r>
              <m:rPr>
                <m:sty m:val="p"/>
              </m:rPr>
              <w:rPr>
                <w:rFonts w:ascii="Cambria Math" w:hAnsi="Cambria Math" w:cstheme="majorHAnsi"/>
                <w:color w:val="000000" w:themeColor="text1"/>
              </w:rPr>
              <m:t>ex</m:t>
            </m:r>
          </m:sub>
        </m:sSub>
      </m:oMath>
      <w:r w:rsidRPr="00803481">
        <w:rPr>
          <w:rFonts w:asciiTheme="majorHAnsi" w:hAnsiTheme="majorHAnsi" w:cstheme="majorHAnsi"/>
          <w:color w:val="000000" w:themeColor="text1"/>
        </w:rPr>
        <w:t xml:space="preserve">, a full photoluminescence spectrum as a function of emission wavelength </w:t>
      </w:r>
      <m:oMath>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λ</m:t>
            </m:r>
          </m:e>
          <m:sub>
            <m:r>
              <m:rPr>
                <m:sty m:val="p"/>
              </m:rPr>
              <w:rPr>
                <w:rFonts w:ascii="Cambria Math" w:hAnsi="Cambria Math" w:cstheme="majorHAnsi"/>
                <w:color w:val="000000" w:themeColor="text1"/>
              </w:rPr>
              <m:t>em</m:t>
            </m:r>
          </m:sub>
        </m:sSub>
      </m:oMath>
      <w:r w:rsidRPr="00803481">
        <w:rPr>
          <w:rFonts w:asciiTheme="majorHAnsi" w:hAnsiTheme="majorHAnsi" w:cstheme="majorHAnsi"/>
          <w:color w:val="000000" w:themeColor="text1"/>
        </w:rPr>
        <w:t xml:space="preserve"> is acquired, </w:t>
      </w:r>
      <w:r w:rsidRPr="00803481">
        <w:rPr>
          <w:rFonts w:asciiTheme="majorHAnsi" w:hAnsiTheme="majorHAnsi" w:cstheme="majorHAnsi"/>
          <w:color w:val="000000" w:themeColor="text1"/>
        </w:rPr>
        <w:lastRenderedPageBreak/>
        <w:t xml:space="preserve">collectively forming a PL map </w:t>
      </w:r>
      <m:oMath>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PL(λ</m:t>
            </m:r>
          </m:e>
          <m:sub>
            <m:r>
              <m:rPr>
                <m:sty m:val="p"/>
              </m:rPr>
              <w:rPr>
                <w:rFonts w:ascii="Cambria Math" w:hAnsi="Cambria Math" w:cstheme="majorHAnsi"/>
                <w:color w:val="000000" w:themeColor="text1"/>
              </w:rPr>
              <m:t>em</m:t>
            </m:r>
          </m:sub>
        </m:sSub>
        <m:r>
          <w:rPr>
            <w:rFonts w:ascii="Cambria Math" w:hAnsi="Cambria Math" w:cstheme="majorHAnsi"/>
            <w:color w:val="000000" w:themeColor="text1"/>
          </w:rPr>
          <m:t>,</m:t>
        </m:r>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λ</m:t>
            </m:r>
          </m:e>
          <m:sub>
            <m:r>
              <m:rPr>
                <m:sty m:val="p"/>
              </m:rPr>
              <w:rPr>
                <w:rFonts w:ascii="Cambria Math" w:hAnsi="Cambria Math" w:cstheme="majorHAnsi"/>
                <w:color w:val="000000" w:themeColor="text1"/>
              </w:rPr>
              <m:t>ex</m:t>
            </m:r>
          </m:sub>
        </m:sSub>
        <m:r>
          <w:rPr>
            <w:rFonts w:ascii="Cambria Math" w:hAnsi="Cambria Math" w:cstheme="majorHAnsi"/>
            <w:color w:val="000000" w:themeColor="text1"/>
          </w:rPr>
          <m:t>)</m:t>
        </m:r>
      </m:oMath>
      <w:r w:rsidRPr="00803481">
        <w:rPr>
          <w:rFonts w:asciiTheme="majorHAnsi" w:hAnsiTheme="majorHAnsi" w:cstheme="majorHAnsi"/>
          <w:color w:val="000000" w:themeColor="text1"/>
        </w:rPr>
        <w:t>. These maps serve as the experimental basis for the extraction of the minority carrier diffusion length.</w:t>
      </w:r>
    </w:p>
    <w:p w14:paraId="74B1BDB3" w14:textId="51580F9E" w:rsidR="00A21A35" w:rsidRPr="00803481" w:rsidRDefault="00000000" w:rsidP="0043709A">
      <w:pPr>
        <w:spacing w:after="0"/>
        <w:jc w:val="both"/>
        <w:rPr>
          <w:rFonts w:asciiTheme="majorHAnsi" w:hAnsiTheme="majorHAnsi" w:cstheme="majorHAnsi"/>
          <w:color w:val="000000" w:themeColor="text1"/>
        </w:rPr>
      </w:pPr>
      <m:oMath>
        <m:sSub>
          <m:sSubPr>
            <m:ctrlPr>
              <w:del w:id="97" w:author="Gideon Segev" w:date="2026-09-18T12:51:00Z" w16du:dateUtc="2026-09-18T19:51:00Z">
                <w:rPr>
                  <w:rFonts w:ascii="Cambria Math" w:hAnsi="Cambria Math" w:cstheme="majorHAnsi"/>
                  <w:color w:val="000000" w:themeColor="text1"/>
                </w:rPr>
              </w:del>
            </m:ctrlPr>
          </m:sSubPr>
          <m:e>
            <m:r>
              <w:del w:id="98" w:author="Gideon Segev" w:date="2026-09-18T12:51:00Z" w16du:dateUtc="2026-09-18T19:51:00Z">
                <m:rPr>
                  <m:sty m:val="p"/>
                </m:rPr>
                <w:rPr>
                  <w:rFonts w:ascii="Cambria Math" w:hAnsi="Cambria Math" w:cstheme="majorHAnsi"/>
                  <w:color w:val="000000" w:themeColor="text1"/>
                </w:rPr>
                <m:t>α</m:t>
              </w:del>
            </m:r>
          </m:e>
          <m:sub>
            <m:r>
              <w:del w:id="99" w:author="Gideon Segev" w:date="2026-09-18T12:51:00Z" w16du:dateUtc="2026-09-18T19:51:00Z">
                <m:rPr>
                  <m:sty m:val="p"/>
                </m:rPr>
                <w:rPr>
                  <w:rFonts w:ascii="Cambria Math" w:hAnsi="Cambria Math" w:cstheme="majorHAnsi"/>
                  <w:color w:val="000000" w:themeColor="text1"/>
                </w:rPr>
                <m:t>ex</m:t>
              </w:del>
            </m:r>
          </m:sub>
        </m:sSub>
      </m:oMath>
      <w:r>
        <w:rPr>
          <w:rFonts w:ascii="Calibri" w:hAnsi="Calibri" w:cs="Calibri"/>
          <w:color w:val="000000" w:themeColor="text1"/>
          <w:sz w:val="24"/>
          <w:szCs w:val="24"/>
        </w:rPr>
        <w:t xml:space="preserve">Each excitation wavelength has an associated absorption coefficient </w:t>
      </w:r>
      <m:oMath>
        <m:sSub>
          <m:sSubPr>
            <m:ctrlPr>
              <w:ins w:id="100" w:author="Gideon Segev" w:date="2026-09-18T12:51:00Z" w16du:dateUtc="2026-09-18T19:51:00Z">
                <w:rPr>
                  <w:rFonts w:ascii="Cambria Math" w:hAnsi="Cambria Math" w:cstheme="majorHAnsi"/>
                  <w:color w:val="000000" w:themeColor="text1"/>
                </w:rPr>
              </w:ins>
            </m:ctrlPr>
          </m:sSubPr>
          <m:e>
            <m:r>
              <w:ins w:id="101" w:author="Gideon Segev" w:date="2026-09-18T12:51:00Z" w16du:dateUtc="2026-09-18T19:51:00Z">
                <m:rPr>
                  <m:sty m:val="p"/>
                </m:rPr>
                <w:rPr>
                  <w:rFonts w:ascii="Cambria Math" w:hAnsi="Cambria Math" w:cstheme="majorHAnsi"/>
                  <w:color w:val="000000" w:themeColor="text1"/>
                </w:rPr>
                <m:t>α</m:t>
              </w:ins>
            </m:r>
          </m:e>
          <m:sub>
            <m:r>
              <w:ins w:id="102" w:author="Gideon Segev" w:date="2026-09-18T12:51:00Z" w16du:dateUtc="2026-09-18T19:51:00Z">
                <m:rPr>
                  <m:sty m:val="p"/>
                </m:rPr>
                <w:rPr>
                  <w:rFonts w:ascii="Cambria Math" w:hAnsi="Cambria Math" w:cstheme="majorHAnsi"/>
                  <w:color w:val="000000" w:themeColor="text1"/>
                </w:rPr>
                <m:t>ex</m:t>
              </w:ins>
            </m:r>
          </m:sub>
        </m:sSub>
      </m:oMath>
      <w:del w:id="103" w:author="Gideon Segev" w:date="2026-09-18T12:51:00Z" w16du:dateUtc="2026-09-18T19:51:00Z">
        <w:r w:rsidDel="001A198F">
          <w:rPr>
            <w:rFonts w:ascii="Calibri" w:hAnsi="Calibri" w:cs="Calibri"/>
            <w:color w:val="000000" w:themeColor="text1"/>
            <w:sz w:val="24"/>
            <w:szCs w:val="24"/>
          </w:rPr>
          <w:delText>α</w:delText>
        </w:r>
        <w:r w:rsidRPr="001A198F" w:rsidDel="001A198F">
          <w:rPr>
            <w:rFonts w:ascii="Calibri" w:hAnsi="Calibri" w:cs="Calibri"/>
            <w:color w:val="000000" w:themeColor="text1"/>
            <w:sz w:val="24"/>
            <w:szCs w:val="24"/>
            <w:vertAlign w:val="subscript"/>
            <w:rPrChange w:id="104" w:author="Gideon Segev" w:date="2026-09-18T12:51:00Z" w16du:dateUtc="2026-09-18T19:51:00Z">
              <w:rPr>
                <w:rFonts w:ascii="Calibri" w:hAnsi="Calibri" w:cs="Calibri"/>
                <w:color w:val="000000" w:themeColor="text1"/>
                <w:sz w:val="24"/>
                <w:szCs w:val="24"/>
              </w:rPr>
            </w:rPrChange>
          </w:rPr>
          <w:delText>ex</w:delText>
        </w:r>
      </w:del>
      <w:r>
        <w:rPr>
          <w:rFonts w:ascii="Calibri" w:hAnsi="Calibri" w:cs="Calibri"/>
          <w:color w:val="000000" w:themeColor="text1"/>
          <w:sz w:val="24"/>
          <w:szCs w:val="24"/>
        </w:rPr>
        <w:t>, which sets the characteristic depth at which carriers are generated. Photons with short excitation wavelengths are strongly absorbed near the surface</w:t>
      </w:r>
      <w:r w:rsidRPr="00803481">
        <w:rPr>
          <w:rFonts w:asciiTheme="majorHAnsi" w:hAnsiTheme="majorHAnsi" w:cstheme="majorHAnsi"/>
          <w:color w:val="000000" w:themeColor="text1"/>
        </w:rPr>
        <w:t>, making the detected PL signal more sensitive to surface recombination; longer wavelengths penetrate deeper into the bulk, where the PL reflects predominantly bulk recombination processes.</w:t>
      </w:r>
    </w:p>
    <w:p w14:paraId="61C760BB" w14:textId="11452D2D" w:rsidR="00A21A35" w:rsidRPr="00803481" w:rsidRDefault="00000000" w:rsidP="00BD1859">
      <w:pPr>
        <w:spacing w:after="0"/>
        <w:jc w:val="both"/>
        <w:rPr>
          <w:rFonts w:asciiTheme="majorHAnsi" w:hAnsiTheme="majorHAnsi" w:cstheme="majorHAnsi"/>
          <w:color w:val="000000" w:themeColor="text1"/>
        </w:rPr>
      </w:pPr>
      <w:r w:rsidRPr="00803481">
        <w:rPr>
          <w:rFonts w:asciiTheme="majorHAnsi" w:hAnsiTheme="majorHAnsi" w:cstheme="majorHAnsi"/>
          <w:color w:val="000000" w:themeColor="text1"/>
        </w:rPr>
        <w:t xml:space="preserve">The </w:t>
      </w:r>
      <w:r>
        <w:rPr>
          <w:rFonts w:ascii="Calibri" w:hAnsi="Calibri" w:cs="Calibri"/>
          <w:color w:val="000000" w:themeColor="text1"/>
          <w:sz w:val="24"/>
          <w:szCs w:val="24"/>
        </w:rPr>
        <w:t>excitation-wavelength-dependent PL map</w:t>
      </w:r>
      <w:r w:rsidRPr="00803481">
        <w:rPr>
          <w:rFonts w:asciiTheme="majorHAnsi" w:hAnsiTheme="majorHAnsi" w:cstheme="majorHAnsi"/>
          <w:color w:val="000000" w:themeColor="text1"/>
        </w:rPr>
        <w:t xml:space="preserve"> </w:t>
      </w:r>
      <w:del w:id="105" w:author="Gideon Segev" w:date="2026-09-18T12:52:00Z" w16du:dateUtc="2026-09-18T19:52:00Z">
        <w:r w:rsidRPr="00803481" w:rsidDel="001A198F">
          <w:rPr>
            <w:rFonts w:asciiTheme="majorHAnsi" w:hAnsiTheme="majorHAnsi" w:cstheme="majorHAnsi"/>
            <w:color w:val="000000" w:themeColor="text1"/>
          </w:rPr>
          <w:delText xml:space="preserve">configuration </w:delText>
        </w:r>
      </w:del>
      <w:ins w:id="106" w:author="Gideon Segev" w:date="2026-09-18T12:52:00Z" w16du:dateUtc="2026-09-18T19:52:00Z">
        <w:r w:rsidR="001A198F">
          <w:rPr>
            <w:rFonts w:asciiTheme="majorHAnsi" w:hAnsiTheme="majorHAnsi" w:cstheme="majorHAnsi"/>
            <w:color w:val="000000" w:themeColor="text1"/>
          </w:rPr>
          <w:t>exp</w:t>
        </w:r>
      </w:ins>
      <w:ins w:id="107" w:author="Gideon Segev" w:date="2026-09-18T12:53:00Z" w16du:dateUtc="2026-09-18T19:53:00Z">
        <w:r w:rsidR="001A198F">
          <w:rPr>
            <w:rFonts w:asciiTheme="majorHAnsi" w:hAnsiTheme="majorHAnsi" w:cstheme="majorHAnsi"/>
            <w:color w:val="000000" w:themeColor="text1"/>
          </w:rPr>
          <w:t>erimental setup</w:t>
        </w:r>
      </w:ins>
      <w:ins w:id="108" w:author="Gideon Segev" w:date="2026-09-18T12:52:00Z" w16du:dateUtc="2026-09-18T19:52:00Z">
        <w:r w:rsidR="001A198F" w:rsidRPr="00803481">
          <w:rPr>
            <w:rFonts w:asciiTheme="majorHAnsi" w:hAnsiTheme="majorHAnsi" w:cstheme="majorHAnsi"/>
            <w:color w:val="000000" w:themeColor="text1"/>
          </w:rPr>
          <w:t xml:space="preserve"> </w:t>
        </w:r>
      </w:ins>
      <w:r w:rsidRPr="00803481">
        <w:rPr>
          <w:rFonts w:asciiTheme="majorHAnsi" w:hAnsiTheme="majorHAnsi" w:cstheme="majorHAnsi"/>
          <w:color w:val="000000" w:themeColor="text1"/>
        </w:rPr>
        <w:t xml:space="preserve">used to acquire the PL map is schematically illustrated in </w:t>
      </w:r>
      <w:r w:rsidRPr="00803481">
        <w:rPr>
          <w:rFonts w:asciiTheme="majorHAnsi" w:hAnsiTheme="majorHAnsi" w:cstheme="majorHAnsi"/>
          <w:color w:val="000000" w:themeColor="text1"/>
        </w:rPr>
        <w:fldChar w:fldCharType="begin"/>
      </w:r>
      <w:r w:rsidRPr="00803481">
        <w:rPr>
          <w:rFonts w:asciiTheme="majorHAnsi" w:hAnsiTheme="majorHAnsi" w:cstheme="majorHAnsi"/>
          <w:color w:val="000000" w:themeColor="text1"/>
        </w:rPr>
        <w:instrText xml:space="preserve"> REF _Ref229734469 \h </w:instrText>
      </w:r>
      <w:r w:rsidR="00803481">
        <w:rPr>
          <w:rFonts w:asciiTheme="majorHAnsi" w:hAnsiTheme="majorHAnsi" w:cstheme="majorHAnsi"/>
          <w:color w:val="000000" w:themeColor="text1"/>
        </w:rPr>
        <w:instrText xml:space="preserve"> \* MERGEFORMAT </w:instrText>
      </w:r>
      <w:r w:rsidRPr="00803481">
        <w:rPr>
          <w:rFonts w:asciiTheme="majorHAnsi" w:hAnsiTheme="majorHAnsi" w:cstheme="majorHAnsi"/>
          <w:color w:val="000000" w:themeColor="text1"/>
        </w:rPr>
      </w:r>
      <w:r w:rsidRPr="00803481">
        <w:rPr>
          <w:rFonts w:asciiTheme="majorHAnsi" w:hAnsiTheme="majorHAnsi" w:cstheme="majorHAnsi"/>
          <w:color w:val="000000" w:themeColor="text1"/>
        </w:rPr>
        <w:fldChar w:fldCharType="separate"/>
      </w:r>
      <w:r w:rsidR="003C2E42" w:rsidRPr="00803481">
        <w:rPr>
          <w:rFonts w:asciiTheme="majorHAnsi" w:hAnsiTheme="majorHAnsi" w:cstheme="majorHAnsi"/>
          <w:color w:val="000000" w:themeColor="text1"/>
        </w:rPr>
        <w:t xml:space="preserve">Figure </w:t>
      </w:r>
      <w:r w:rsidR="003C2E42" w:rsidRPr="00803481">
        <w:rPr>
          <w:rFonts w:asciiTheme="majorHAnsi" w:hAnsiTheme="majorHAnsi" w:cstheme="majorHAnsi"/>
          <w:noProof/>
          <w:color w:val="000000" w:themeColor="text1"/>
        </w:rPr>
        <w:t>1</w:t>
      </w:r>
      <w:r w:rsidRPr="00803481">
        <w:rPr>
          <w:rFonts w:asciiTheme="majorHAnsi" w:hAnsiTheme="majorHAnsi" w:cstheme="majorHAnsi"/>
          <w:color w:val="000000" w:themeColor="text1"/>
        </w:rPr>
        <w:fldChar w:fldCharType="end"/>
      </w:r>
      <w:del w:id="109" w:author="Gideon Segev" w:date="2026-09-18T12:53:00Z" w16du:dateUtc="2026-09-18T19:53:00Z">
        <w:r w:rsidRPr="00803481" w:rsidDel="001A198F">
          <w:rPr>
            <w:rFonts w:asciiTheme="majorHAnsi" w:hAnsiTheme="majorHAnsi" w:cstheme="majorHAnsi"/>
            <w:color w:val="000000" w:themeColor="text1"/>
          </w:rPr>
          <w:delText xml:space="preserve">. </w:delText>
        </w:r>
      </w:del>
      <w:ins w:id="110" w:author="Gideon Segev" w:date="2026-09-18T12:53:00Z" w16du:dateUtc="2026-09-18T19:53:00Z">
        <w:r w:rsidR="001A198F">
          <w:rPr>
            <w:rFonts w:asciiTheme="majorHAnsi" w:hAnsiTheme="majorHAnsi" w:cstheme="majorHAnsi"/>
            <w:color w:val="000000" w:themeColor="text1"/>
          </w:rPr>
          <w:t xml:space="preserve"> and</w:t>
        </w:r>
        <w:r w:rsidR="001A198F" w:rsidRPr="00803481">
          <w:rPr>
            <w:rFonts w:asciiTheme="majorHAnsi" w:hAnsiTheme="majorHAnsi" w:cstheme="majorHAnsi"/>
            <w:color w:val="000000" w:themeColor="text1"/>
          </w:rPr>
          <w:t xml:space="preserve"> </w:t>
        </w:r>
      </w:ins>
      <w:r>
        <w:rPr>
          <w:rFonts w:ascii="Calibri" w:hAnsi="Calibri" w:cs="Calibri"/>
          <w:color w:val="000000" w:themeColor="text1"/>
          <w:sz w:val="24"/>
          <w:szCs w:val="24"/>
        </w:rPr>
        <w:t>PL was measured as described in the methods section.</w:t>
      </w:r>
    </w:p>
    <w:p w14:paraId="38D6C492" w14:textId="445F0B9F" w:rsidR="00A21A35" w:rsidRPr="00803481" w:rsidRDefault="008810F9" w:rsidP="00BD1859">
      <w:pPr>
        <w:spacing w:after="0"/>
        <w:jc w:val="both"/>
        <w:rPr>
          <w:rFonts w:asciiTheme="majorHAnsi" w:hAnsiTheme="majorHAnsi" w:cstheme="majorHAnsi"/>
          <w:color w:val="000000" w:themeColor="text1"/>
        </w:rPr>
      </w:pPr>
      <w:r w:rsidRPr="00803481">
        <w:rPr>
          <w:rFonts w:asciiTheme="majorHAnsi" w:hAnsiTheme="majorHAnsi" w:cstheme="majorHAnsi"/>
          <w:color w:val="000000" w:themeColor="text1"/>
        </w:rPr>
        <w:fldChar w:fldCharType="begin"/>
      </w:r>
      <w:r w:rsidRPr="00803481">
        <w:rPr>
          <w:rFonts w:asciiTheme="majorHAnsi" w:hAnsiTheme="majorHAnsi" w:cstheme="majorHAnsi"/>
          <w:color w:val="000000" w:themeColor="text1"/>
        </w:rPr>
        <w:instrText xml:space="preserve"> REF _Ref232760345 \h </w:instrText>
      </w:r>
      <w:r w:rsidR="00803481">
        <w:rPr>
          <w:rFonts w:asciiTheme="majorHAnsi" w:hAnsiTheme="majorHAnsi" w:cstheme="majorHAnsi"/>
          <w:color w:val="000000" w:themeColor="text1"/>
        </w:rPr>
        <w:instrText xml:space="preserve"> \* MERGEFORMAT </w:instrText>
      </w:r>
      <w:r w:rsidRPr="00803481">
        <w:rPr>
          <w:rFonts w:asciiTheme="majorHAnsi" w:hAnsiTheme="majorHAnsi" w:cstheme="majorHAnsi"/>
          <w:color w:val="000000" w:themeColor="text1"/>
        </w:rPr>
      </w:r>
      <w:r w:rsidRPr="00803481">
        <w:rPr>
          <w:rFonts w:asciiTheme="majorHAnsi" w:hAnsiTheme="majorHAnsi" w:cstheme="majorHAnsi"/>
          <w:color w:val="000000" w:themeColor="text1"/>
        </w:rPr>
        <w:fldChar w:fldCharType="separate"/>
      </w:r>
      <w:r w:rsidRPr="00803481">
        <w:rPr>
          <w:rFonts w:asciiTheme="majorHAnsi" w:hAnsiTheme="majorHAnsi" w:cstheme="majorHAnsi"/>
          <w:color w:val="000000" w:themeColor="text1"/>
        </w:rPr>
        <w:fldChar w:fldCharType="end"/>
      </w:r>
      <w:r w:rsidR="00000000" w:rsidRPr="00803481">
        <w:rPr>
          <w:rFonts w:asciiTheme="majorHAnsi" w:hAnsiTheme="majorHAnsi" w:cstheme="majorHAnsi"/>
          <w:color w:val="000000" w:themeColor="text1"/>
        </w:rPr>
        <w:fldChar w:fldCharType="begin"/>
      </w:r>
      <w:r w:rsidR="00000000" w:rsidRPr="00803481">
        <w:rPr>
          <w:rFonts w:asciiTheme="majorHAnsi" w:hAnsiTheme="majorHAnsi" w:cstheme="majorHAnsi"/>
          <w:color w:val="000000" w:themeColor="text1"/>
        </w:rPr>
        <w:instrText xml:space="preserve"> REF _Ref220007640 \h </w:instrText>
      </w:r>
      <w:r w:rsidR="00803481">
        <w:rPr>
          <w:rFonts w:asciiTheme="majorHAnsi" w:hAnsiTheme="majorHAnsi" w:cstheme="majorHAnsi"/>
          <w:color w:val="000000" w:themeColor="text1"/>
        </w:rPr>
        <w:instrText xml:space="preserve"> \* MERGEFORMAT </w:instrText>
      </w:r>
      <w:r w:rsidR="00000000" w:rsidRPr="00803481">
        <w:rPr>
          <w:rFonts w:asciiTheme="majorHAnsi" w:hAnsiTheme="majorHAnsi" w:cstheme="majorHAnsi"/>
          <w:color w:val="000000" w:themeColor="text1"/>
        </w:rPr>
      </w:r>
      <w:r w:rsidR="00000000" w:rsidRPr="00803481">
        <w:rPr>
          <w:rFonts w:asciiTheme="majorHAnsi" w:hAnsiTheme="majorHAnsi" w:cstheme="majorHAnsi"/>
          <w:color w:val="000000" w:themeColor="text1"/>
        </w:rPr>
        <w:fldChar w:fldCharType="separate"/>
      </w:r>
      <w:r w:rsidR="00000000" w:rsidRPr="00803481">
        <w:rPr>
          <w:rFonts w:asciiTheme="majorHAnsi" w:hAnsiTheme="majorHAnsi" w:cstheme="majorHAnsi"/>
          <w:color w:val="000000" w:themeColor="text1"/>
        </w:rPr>
        <w:fldChar w:fldCharType="end"/>
      </w:r>
    </w:p>
    <w:p w14:paraId="6377B771" w14:textId="0090C4CA" w:rsidR="00A21A35" w:rsidRPr="00803481" w:rsidRDefault="00000000" w:rsidP="001A198F">
      <w:pPr>
        <w:pStyle w:val="Heading2"/>
        <w:numPr>
          <w:ilvl w:val="1"/>
          <w:numId w:val="20"/>
        </w:numPr>
        <w:jc w:val="both"/>
        <w:rPr>
          <w:rFonts w:cstheme="majorHAnsi"/>
          <w:color w:val="000000" w:themeColor="text1"/>
          <w:sz w:val="22"/>
          <w:szCs w:val="22"/>
        </w:rPr>
      </w:pPr>
      <w:r w:rsidRPr="00803481">
        <w:rPr>
          <w:rFonts w:cstheme="majorHAnsi"/>
          <w:color w:val="000000" w:themeColor="text1"/>
          <w:sz w:val="22"/>
          <w:szCs w:val="22"/>
        </w:rPr>
        <w:t>Diffusion Length Extraction – n-type InP</w:t>
      </w:r>
    </w:p>
    <w:p w14:paraId="02C560F7" w14:textId="125D460A" w:rsidR="00A21A35" w:rsidRPr="00803481" w:rsidRDefault="00000000" w:rsidP="000F1916">
      <w:pPr>
        <w:jc w:val="both"/>
        <w:rPr>
          <w:rFonts w:asciiTheme="majorHAnsi" w:hAnsiTheme="majorHAnsi" w:cstheme="majorHAnsi"/>
          <w:color w:val="000000" w:themeColor="text1"/>
        </w:rPr>
      </w:pPr>
      <w:r w:rsidRPr="00803481">
        <w:rPr>
          <w:rFonts w:asciiTheme="majorHAnsi" w:hAnsiTheme="majorHAnsi" w:cstheme="majorHAnsi"/>
          <w:color w:val="000000" w:themeColor="text1"/>
        </w:rPr>
        <w:t xml:space="preserve">The SELE analysis was applied to a 1.31–1.48×10¹⁷ cm⁻³ Sulphur  doped (n-type) InP wafer. </w:t>
      </w:r>
      <w:r>
        <w:rPr>
          <w:rFonts w:asciiTheme="majorHAnsi" w:hAnsiTheme="majorHAnsi" w:cstheme="majorHAnsi"/>
          <w:color w:val="000000" w:themeColor="text1"/>
        </w:rPr>
        <w:t xml:space="preserve">The optical constants that were obtained from spectroscopic ellipsometry are shown in </w:t>
      </w:r>
      <w:r w:rsidR="008810F9" w:rsidRPr="00803481">
        <w:rPr>
          <w:rFonts w:asciiTheme="majorHAnsi" w:hAnsiTheme="majorHAnsi" w:cstheme="majorHAnsi"/>
          <w:color w:val="000000" w:themeColor="text1"/>
        </w:rPr>
        <w:fldChar w:fldCharType="begin"/>
      </w:r>
      <w:r w:rsidR="008810F9" w:rsidRPr="00803481">
        <w:rPr>
          <w:rFonts w:asciiTheme="majorHAnsi" w:hAnsiTheme="majorHAnsi" w:cstheme="majorHAnsi"/>
          <w:color w:val="000000" w:themeColor="text1"/>
        </w:rPr>
        <w:instrText xml:space="preserve"> REF _Ref235967741 \h </w:instrText>
      </w:r>
      <w:r w:rsidR="00803481">
        <w:rPr>
          <w:rFonts w:asciiTheme="majorHAnsi" w:hAnsiTheme="majorHAnsi" w:cstheme="majorHAnsi"/>
          <w:color w:val="000000" w:themeColor="text1"/>
        </w:rPr>
        <w:instrText xml:space="preserve"> \* MERGEFORMAT </w:instrText>
      </w:r>
      <w:r w:rsidR="008810F9" w:rsidRPr="00803481">
        <w:rPr>
          <w:rFonts w:asciiTheme="majorHAnsi" w:hAnsiTheme="majorHAnsi" w:cstheme="majorHAnsi"/>
          <w:color w:val="000000" w:themeColor="text1"/>
        </w:rPr>
      </w:r>
      <w:r w:rsidR="008810F9" w:rsidRPr="00803481">
        <w:rPr>
          <w:rFonts w:asciiTheme="majorHAnsi" w:hAnsiTheme="majorHAnsi" w:cstheme="majorHAnsi"/>
          <w:color w:val="000000" w:themeColor="text1"/>
        </w:rPr>
        <w:fldChar w:fldCharType="separate"/>
      </w:r>
      <w:r w:rsidR="003C2E42" w:rsidRPr="00803481">
        <w:rPr>
          <w:rFonts w:asciiTheme="majorHAnsi" w:hAnsiTheme="majorHAnsi" w:cstheme="majorHAnsi"/>
          <w:color w:val="000000" w:themeColor="text1"/>
        </w:rPr>
        <w:t xml:space="preserve">Figure </w:t>
      </w:r>
      <w:r w:rsidR="003C2E42" w:rsidRPr="00803481">
        <w:rPr>
          <w:rFonts w:asciiTheme="majorHAnsi" w:hAnsiTheme="majorHAnsi" w:cstheme="majorHAnsi"/>
          <w:noProof/>
          <w:color w:val="000000" w:themeColor="text1"/>
        </w:rPr>
        <w:t>3</w:t>
      </w:r>
      <w:r w:rsidR="008810F9" w:rsidRPr="00803481">
        <w:rPr>
          <w:rFonts w:asciiTheme="majorHAnsi" w:hAnsiTheme="majorHAnsi" w:cstheme="majorHAnsi"/>
          <w:color w:val="000000" w:themeColor="text1"/>
        </w:rPr>
        <w:fldChar w:fldCharType="end"/>
      </w:r>
      <w:r w:rsidR="008810F9" w:rsidRPr="00803481">
        <w:rPr>
          <w:rFonts w:asciiTheme="majorHAnsi" w:hAnsiTheme="majorHAnsi" w:cstheme="majorHAnsi"/>
          <w:color w:val="000000" w:themeColor="text1"/>
        </w:rPr>
        <w:fldChar w:fldCharType="begin"/>
      </w:r>
      <w:r w:rsidR="008810F9" w:rsidRPr="00803481">
        <w:rPr>
          <w:rFonts w:asciiTheme="majorHAnsi" w:hAnsiTheme="majorHAnsi" w:cstheme="majorHAnsi"/>
          <w:color w:val="000000" w:themeColor="text1"/>
        </w:rPr>
        <w:instrText xml:space="preserve"> REF _Ref235967741 \h </w:instrText>
      </w:r>
      <w:r w:rsidR="00803481">
        <w:rPr>
          <w:rFonts w:asciiTheme="majorHAnsi" w:hAnsiTheme="majorHAnsi" w:cstheme="majorHAnsi"/>
          <w:color w:val="000000" w:themeColor="text1"/>
        </w:rPr>
        <w:instrText xml:space="preserve"> \* MERGEFORMAT </w:instrText>
      </w:r>
      <w:r w:rsidR="008810F9" w:rsidRPr="00803481">
        <w:rPr>
          <w:rFonts w:asciiTheme="majorHAnsi" w:hAnsiTheme="majorHAnsi" w:cstheme="majorHAnsi"/>
          <w:color w:val="000000" w:themeColor="text1"/>
        </w:rPr>
      </w:r>
      <w:r w:rsidR="008810F9" w:rsidRPr="00803481">
        <w:rPr>
          <w:rFonts w:asciiTheme="majorHAnsi" w:hAnsiTheme="majorHAnsi" w:cstheme="majorHAnsi"/>
          <w:color w:val="000000" w:themeColor="text1"/>
        </w:rPr>
        <w:fldChar w:fldCharType="separate"/>
      </w:r>
      <w:r w:rsidR="008810F9" w:rsidRPr="00803481">
        <w:rPr>
          <w:rFonts w:asciiTheme="majorHAnsi" w:hAnsiTheme="majorHAnsi" w:cstheme="majorHAnsi"/>
          <w:color w:val="000000" w:themeColor="text1"/>
        </w:rPr>
        <w:fldChar w:fldCharType="end"/>
      </w:r>
      <w:r w:rsidR="008810F9" w:rsidRPr="00803481">
        <w:rPr>
          <w:rFonts w:asciiTheme="majorHAnsi" w:hAnsiTheme="majorHAnsi" w:cstheme="majorHAnsi"/>
          <w:color w:val="000000" w:themeColor="text1"/>
        </w:rPr>
        <w:fldChar w:fldCharType="begin"/>
      </w:r>
      <w:r w:rsidR="008810F9" w:rsidRPr="00803481">
        <w:rPr>
          <w:rFonts w:asciiTheme="majorHAnsi" w:hAnsiTheme="majorHAnsi" w:cstheme="majorHAnsi"/>
          <w:color w:val="000000" w:themeColor="text1"/>
        </w:rPr>
        <w:instrText xml:space="preserve"> REF _Ref235967741 \h </w:instrText>
      </w:r>
      <w:r w:rsidR="00803481">
        <w:rPr>
          <w:rFonts w:asciiTheme="majorHAnsi" w:hAnsiTheme="majorHAnsi" w:cstheme="majorHAnsi"/>
          <w:color w:val="000000" w:themeColor="text1"/>
        </w:rPr>
        <w:instrText xml:space="preserve"> \* MERGEFORMAT </w:instrText>
      </w:r>
      <w:r w:rsidR="008810F9" w:rsidRPr="00803481">
        <w:rPr>
          <w:rFonts w:asciiTheme="majorHAnsi" w:hAnsiTheme="majorHAnsi" w:cstheme="majorHAnsi"/>
          <w:color w:val="000000" w:themeColor="text1"/>
        </w:rPr>
      </w:r>
      <w:r w:rsidR="008810F9" w:rsidRPr="00803481">
        <w:rPr>
          <w:rFonts w:asciiTheme="majorHAnsi" w:hAnsiTheme="majorHAnsi" w:cstheme="majorHAnsi"/>
          <w:color w:val="000000" w:themeColor="text1"/>
        </w:rPr>
        <w:fldChar w:fldCharType="separate"/>
      </w:r>
      <w:r w:rsidR="008810F9" w:rsidRPr="00803481">
        <w:rPr>
          <w:rFonts w:asciiTheme="majorHAnsi" w:hAnsiTheme="majorHAnsi" w:cstheme="majorHAnsi"/>
          <w:color w:val="000000" w:themeColor="text1"/>
        </w:rPr>
        <w:fldChar w:fldCharType="end"/>
      </w:r>
      <w:r w:rsidR="008810F9" w:rsidRPr="00803481">
        <w:rPr>
          <w:rFonts w:asciiTheme="majorHAnsi" w:hAnsiTheme="majorHAnsi" w:cstheme="majorHAnsi"/>
          <w:color w:val="000000" w:themeColor="text1"/>
        </w:rPr>
        <w:fldChar w:fldCharType="begin"/>
      </w:r>
      <w:r w:rsidR="008810F9" w:rsidRPr="00803481">
        <w:rPr>
          <w:rFonts w:asciiTheme="majorHAnsi" w:hAnsiTheme="majorHAnsi" w:cstheme="majorHAnsi"/>
          <w:color w:val="000000" w:themeColor="text1"/>
        </w:rPr>
        <w:instrText xml:space="preserve"> REF _Ref235967741 \h </w:instrText>
      </w:r>
      <w:r w:rsidR="00803481">
        <w:rPr>
          <w:rFonts w:asciiTheme="majorHAnsi" w:hAnsiTheme="majorHAnsi" w:cstheme="majorHAnsi"/>
          <w:color w:val="000000" w:themeColor="text1"/>
        </w:rPr>
        <w:instrText xml:space="preserve"> \* MERGEFORMAT </w:instrText>
      </w:r>
      <w:r w:rsidR="008810F9" w:rsidRPr="00803481">
        <w:rPr>
          <w:rFonts w:asciiTheme="majorHAnsi" w:hAnsiTheme="majorHAnsi" w:cstheme="majorHAnsi"/>
          <w:color w:val="000000" w:themeColor="text1"/>
        </w:rPr>
      </w:r>
      <w:r w:rsidR="008810F9" w:rsidRPr="00803481">
        <w:rPr>
          <w:rFonts w:asciiTheme="majorHAnsi" w:hAnsiTheme="majorHAnsi" w:cstheme="majorHAnsi"/>
          <w:color w:val="000000" w:themeColor="text1"/>
        </w:rPr>
        <w:fldChar w:fldCharType="separate"/>
      </w:r>
      <w:r w:rsidR="008810F9" w:rsidRPr="00803481">
        <w:rPr>
          <w:rFonts w:asciiTheme="majorHAnsi" w:hAnsiTheme="majorHAnsi" w:cstheme="majorHAnsi"/>
          <w:color w:val="000000" w:themeColor="text1"/>
        </w:rPr>
        <w:fldChar w:fldCharType="end"/>
      </w:r>
      <w:r>
        <w:rPr>
          <w:rFonts w:ascii="Calibri" w:hAnsi="Calibri" w:cs="Calibri"/>
          <w:color w:val="000000" w:themeColor="text1"/>
          <w:sz w:val="24"/>
          <w:szCs w:val="24"/>
        </w:rPr>
        <w:t>.</w:t>
      </w:r>
    </w:p>
    <w:p w14:paraId="33456D36" w14:textId="5CBF4607" w:rsidR="00895E1B" w:rsidRPr="00803481" w:rsidRDefault="00895E1B" w:rsidP="000F1916">
      <w:pPr>
        <w:jc w:val="both"/>
        <w:rPr>
          <w:rFonts w:asciiTheme="majorHAnsi" w:hAnsiTheme="majorHAnsi" w:cstheme="majorHAnsi"/>
          <w:color w:val="000000" w:themeColor="text1"/>
        </w:rPr>
      </w:pPr>
      <w:r w:rsidRPr="00803481">
        <w:rPr>
          <w:rFonts w:asciiTheme="majorHAnsi" w:hAnsiTheme="majorHAnsi" w:cstheme="majorHAnsi"/>
          <w:noProof/>
          <w:color w:val="000000" w:themeColor="text1"/>
        </w:rPr>
        <w:drawing>
          <wp:inline distT="0" distB="0" distL="0" distR="0" wp14:anchorId="30EE52CF" wp14:editId="7C308EB1">
            <wp:extent cx="5486400" cy="1911985"/>
            <wp:effectExtent l="0" t="0" r="0" b="5715"/>
            <wp:docPr id="155415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59594" name=""/>
                    <pic:cNvPicPr/>
                  </pic:nvPicPr>
                  <pic:blipFill>
                    <a:blip r:embed="rId14"/>
                    <a:stretch>
                      <a:fillRect/>
                    </a:stretch>
                  </pic:blipFill>
                  <pic:spPr>
                    <a:xfrm>
                      <a:off x="0" y="0"/>
                      <a:ext cx="5486400" cy="1911985"/>
                    </a:xfrm>
                    <a:prstGeom prst="rect">
                      <a:avLst/>
                    </a:prstGeom>
                  </pic:spPr>
                </pic:pic>
              </a:graphicData>
            </a:graphic>
          </wp:inline>
        </w:drawing>
      </w:r>
    </w:p>
    <w:p w14:paraId="0E89EADE" w14:textId="1A9B5F7A" w:rsidR="00895E1B" w:rsidRPr="00803481" w:rsidRDefault="00895E1B" w:rsidP="00895E1B">
      <w:pPr>
        <w:pStyle w:val="Caption"/>
        <w:rPr>
          <w:rFonts w:asciiTheme="majorHAnsi" w:hAnsiTheme="majorHAnsi" w:cstheme="majorHAnsi"/>
          <w:color w:val="000000" w:themeColor="text1"/>
        </w:rPr>
      </w:pPr>
      <w:bookmarkStart w:id="111" w:name="_Ref235967741"/>
      <w:r w:rsidRPr="00803481">
        <w:rPr>
          <w:rFonts w:asciiTheme="majorHAnsi" w:hAnsiTheme="majorHAnsi" w:cstheme="majorHAnsi"/>
          <w:color w:val="000000" w:themeColor="text1"/>
          <w:sz w:val="22"/>
          <w:szCs w:val="22"/>
        </w:rPr>
        <w:t xml:space="preserve">Figure </w:t>
      </w:r>
      <w:r w:rsidRPr="00803481">
        <w:rPr>
          <w:rFonts w:asciiTheme="majorHAnsi" w:hAnsiTheme="majorHAnsi" w:cstheme="majorHAnsi"/>
          <w:color w:val="000000" w:themeColor="text1"/>
          <w:sz w:val="22"/>
          <w:szCs w:val="22"/>
        </w:rPr>
        <w:fldChar w:fldCharType="begin"/>
      </w:r>
      <w:r w:rsidRPr="00803481">
        <w:rPr>
          <w:rFonts w:asciiTheme="majorHAnsi" w:hAnsiTheme="majorHAnsi" w:cstheme="majorHAnsi"/>
          <w:color w:val="000000" w:themeColor="text1"/>
          <w:sz w:val="22"/>
          <w:szCs w:val="22"/>
        </w:rPr>
        <w:instrText xml:space="preserve"> SEQ Figure \* ARABIC </w:instrText>
      </w:r>
      <w:r w:rsidRPr="00803481">
        <w:rPr>
          <w:rFonts w:asciiTheme="majorHAnsi" w:hAnsiTheme="majorHAnsi" w:cstheme="majorHAnsi"/>
          <w:color w:val="000000" w:themeColor="text1"/>
          <w:sz w:val="22"/>
          <w:szCs w:val="22"/>
        </w:rPr>
        <w:fldChar w:fldCharType="separate"/>
      </w:r>
      <w:r w:rsidR="003C2E42" w:rsidRPr="00803481">
        <w:rPr>
          <w:rFonts w:asciiTheme="majorHAnsi" w:hAnsiTheme="majorHAnsi" w:cstheme="majorHAnsi"/>
          <w:noProof/>
          <w:color w:val="000000" w:themeColor="text1"/>
          <w:sz w:val="22"/>
          <w:szCs w:val="22"/>
        </w:rPr>
        <w:t>3</w:t>
      </w:r>
      <w:r w:rsidRPr="00803481">
        <w:rPr>
          <w:rFonts w:asciiTheme="majorHAnsi" w:hAnsiTheme="majorHAnsi" w:cstheme="majorHAnsi"/>
          <w:color w:val="000000" w:themeColor="text1"/>
          <w:sz w:val="22"/>
          <w:szCs w:val="22"/>
        </w:rPr>
        <w:fldChar w:fldCharType="end"/>
      </w:r>
      <w:bookmarkEnd w:id="111"/>
      <w:r w:rsidRPr="00803481">
        <w:rPr>
          <w:rFonts w:asciiTheme="majorHAnsi" w:hAnsiTheme="majorHAnsi" w:cstheme="majorHAnsi"/>
          <w:color w:val="000000" w:themeColor="text1"/>
          <w:sz w:val="22"/>
          <w:szCs w:val="22"/>
        </w:rPr>
        <w:t xml:space="preserve"> -</w:t>
      </w:r>
      <w:r w:rsidRPr="00803481">
        <w:t xml:space="preserve"> </w:t>
      </w:r>
      <w:r w:rsidRPr="00803481">
        <w:rPr>
          <w:rFonts w:asciiTheme="majorHAnsi" w:hAnsiTheme="majorHAnsi" w:cstheme="majorHAnsi"/>
          <w:b w:val="0"/>
          <w:bCs w:val="0"/>
          <w:i/>
          <w:color w:val="000000" w:themeColor="text1"/>
          <w:sz w:val="22"/>
          <w:szCs w:val="22"/>
        </w:rPr>
        <w:t>Optical constants of the n-type InP wafer: (a) refractive index n, (b) extinction coefficient k, (c) absorption coefficient α</w:t>
      </w:r>
    </w:p>
    <w:p w14:paraId="63AAAC78" w14:textId="004D8C09" w:rsidR="00BF7370" w:rsidRPr="00803481" w:rsidRDefault="004E4F71" w:rsidP="003B34A9">
      <w:pPr>
        <w:pStyle w:val="Caption"/>
        <w:jc w:val="both"/>
        <w:rPr>
          <w:rFonts w:asciiTheme="majorHAnsi" w:hAnsiTheme="majorHAnsi" w:cstheme="majorHAnsi"/>
          <w:i/>
          <w:color w:val="000000" w:themeColor="text1"/>
          <w:sz w:val="22"/>
          <w:szCs w:val="22"/>
        </w:rPr>
      </w:pPr>
      <w:commentRangeStart w:id="112"/>
      <w:r w:rsidRPr="004E4F71">
        <w:rPr>
          <w:rFonts w:asciiTheme="majorHAnsi" w:hAnsiTheme="majorHAnsi" w:cstheme="majorHAnsi"/>
          <w:noProof/>
          <w:color w:val="000000" w:themeColor="text1"/>
          <w:lang w:bidi="he-IL"/>
        </w:rPr>
        <w:lastRenderedPageBreak/>
        <w:drawing>
          <wp:inline distT="0" distB="0" distL="0" distR="0" wp14:anchorId="5DB00605" wp14:editId="1C176E79">
            <wp:extent cx="5486400" cy="2684780"/>
            <wp:effectExtent l="0" t="0" r="0" b="0"/>
            <wp:docPr id="51797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77653" name=""/>
                    <pic:cNvPicPr/>
                  </pic:nvPicPr>
                  <pic:blipFill>
                    <a:blip r:embed="rId15"/>
                    <a:stretch>
                      <a:fillRect/>
                    </a:stretch>
                  </pic:blipFill>
                  <pic:spPr>
                    <a:xfrm>
                      <a:off x="0" y="0"/>
                      <a:ext cx="5486400" cy="2684780"/>
                    </a:xfrm>
                    <a:prstGeom prst="rect">
                      <a:avLst/>
                    </a:prstGeom>
                  </pic:spPr>
                </pic:pic>
              </a:graphicData>
            </a:graphic>
          </wp:inline>
        </w:drawing>
      </w:r>
      <w:bookmarkStart w:id="113" w:name="_Ref232760345"/>
      <w:commentRangeEnd w:id="112"/>
      <w:r w:rsidR="001A198F" w:rsidRPr="00803481">
        <w:rPr>
          <w:rStyle w:val="CommentReference"/>
          <w:rFonts w:asciiTheme="majorHAnsi" w:hAnsiTheme="majorHAnsi" w:cstheme="majorHAnsi"/>
          <w:color w:val="000000" w:themeColor="text1"/>
          <w:sz w:val="22"/>
          <w:szCs w:val="22"/>
        </w:rPr>
        <w:commentReference w:id="112"/>
      </w:r>
      <w:r w:rsidR="003B34A9" w:rsidRPr="00803481">
        <w:rPr>
          <w:rFonts w:asciiTheme="majorHAnsi" w:hAnsiTheme="majorHAnsi" w:cstheme="majorHAnsi"/>
          <w:color w:val="000000" w:themeColor="text1"/>
          <w:sz w:val="22"/>
          <w:szCs w:val="22"/>
        </w:rPr>
        <w:t xml:space="preserve">Figure </w:t>
      </w:r>
      <w:r w:rsidR="003B34A9" w:rsidRPr="00803481">
        <w:rPr>
          <w:rFonts w:asciiTheme="majorHAnsi" w:hAnsiTheme="majorHAnsi" w:cstheme="majorHAnsi"/>
          <w:color w:val="000000" w:themeColor="text1"/>
          <w:sz w:val="22"/>
          <w:szCs w:val="22"/>
        </w:rPr>
        <w:fldChar w:fldCharType="begin"/>
      </w:r>
      <w:r w:rsidR="003B34A9" w:rsidRPr="00803481">
        <w:rPr>
          <w:rFonts w:asciiTheme="majorHAnsi" w:hAnsiTheme="majorHAnsi" w:cstheme="majorHAnsi"/>
          <w:color w:val="000000" w:themeColor="text1"/>
          <w:sz w:val="22"/>
          <w:szCs w:val="22"/>
        </w:rPr>
        <w:instrText xml:space="preserve"> SEQ Figure \* ARABIC </w:instrText>
      </w:r>
      <w:r w:rsidR="003B34A9" w:rsidRPr="00803481">
        <w:rPr>
          <w:rFonts w:asciiTheme="majorHAnsi" w:hAnsiTheme="majorHAnsi" w:cstheme="majorHAnsi"/>
          <w:color w:val="000000" w:themeColor="text1"/>
          <w:sz w:val="22"/>
          <w:szCs w:val="22"/>
        </w:rPr>
        <w:fldChar w:fldCharType="separate"/>
      </w:r>
      <w:r w:rsidR="003C2E42" w:rsidRPr="00803481">
        <w:rPr>
          <w:rFonts w:asciiTheme="majorHAnsi" w:hAnsiTheme="majorHAnsi" w:cstheme="majorHAnsi"/>
          <w:noProof/>
          <w:color w:val="000000" w:themeColor="text1"/>
          <w:sz w:val="22"/>
          <w:szCs w:val="22"/>
        </w:rPr>
        <w:t>4</w:t>
      </w:r>
      <w:r w:rsidR="003B34A9" w:rsidRPr="00803481">
        <w:rPr>
          <w:rFonts w:asciiTheme="majorHAnsi" w:hAnsiTheme="majorHAnsi" w:cstheme="majorHAnsi"/>
          <w:color w:val="000000" w:themeColor="text1"/>
          <w:sz w:val="22"/>
          <w:szCs w:val="22"/>
        </w:rPr>
        <w:fldChar w:fldCharType="end"/>
      </w:r>
      <w:bookmarkEnd w:id="113"/>
      <w:r w:rsidR="003B34A9" w:rsidRPr="00803481">
        <w:rPr>
          <w:rFonts w:asciiTheme="majorHAnsi" w:hAnsiTheme="majorHAnsi" w:cstheme="majorHAnsi"/>
          <w:color w:val="000000" w:themeColor="text1"/>
          <w:sz w:val="22"/>
          <w:szCs w:val="22"/>
        </w:rPr>
        <w:t xml:space="preserve"> - </w:t>
      </w:r>
      <w:r w:rsidR="003B34A9" w:rsidRPr="00803481">
        <w:rPr>
          <w:rFonts w:asciiTheme="majorHAnsi" w:hAnsiTheme="majorHAnsi" w:cstheme="majorHAnsi"/>
          <w:b w:val="0"/>
          <w:bCs w:val="0"/>
          <w:i/>
          <w:color w:val="000000" w:themeColor="text1"/>
          <w:sz w:val="22"/>
          <w:szCs w:val="22"/>
        </w:rPr>
        <w:t>Incident-wavelength-dependent PL map of the n-type InP wafer, color-coded by excitation wavelength</w:t>
      </w:r>
      <w:r w:rsidR="003B34A9" w:rsidRPr="004E4F71">
        <w:rPr>
          <w:rFonts w:asciiTheme="majorHAnsi" w:hAnsiTheme="majorHAnsi" w:cstheme="majorHAnsi"/>
          <w:b w:val="0"/>
          <w:bCs w:val="0"/>
          <w:i/>
          <w:color w:val="000000" w:themeColor="text1"/>
          <w:sz w:val="22"/>
          <w:szCs w:val="22"/>
          <w:rPrChange w:id="114" w:author="Zohara Ben Meir" w:date="2026-09-06T13:37:00Z" w16du:dateUtc="2026-09-06T10:37:00Z">
            <w:rPr/>
          </w:rPrChange>
        </w:rPr>
        <w:t>.</w:t>
      </w:r>
      <w:r w:rsidR="003B34A9" w:rsidRPr="004E4F71">
        <w:rPr>
          <w:rFonts w:asciiTheme="majorHAnsi" w:hAnsiTheme="majorHAnsi" w:cstheme="majorHAnsi"/>
          <w:b w:val="0"/>
          <w:bCs w:val="0"/>
          <w:i/>
          <w:color w:val="000000" w:themeColor="text1"/>
          <w:sz w:val="22"/>
          <w:szCs w:val="22"/>
          <w:rPrChange w:id="115" w:author="Zohara Ben Meir" w:date="2026-09-06T13:37:00Z" w16du:dateUtc="2026-09-06T10:37:00Z">
            <w:rPr>
              <w:rFonts w:ascii="Calibri" w:hAnsi="Calibri" w:cs="Calibri"/>
              <w:color w:val="000000" w:themeColor="text1"/>
              <w:sz w:val="24"/>
              <w:szCs w:val="24"/>
            </w:rPr>
          </w:rPrChange>
        </w:rPr>
        <w:t xml:space="preserve"> (a) Measured. (b) Model, using the extracted diffusion length and transport parameter.</w:t>
      </w:r>
    </w:p>
    <w:p w14:paraId="215EA1F1" w14:textId="477C7349" w:rsidR="00065877" w:rsidRPr="00C8446D" w:rsidRDefault="00000000">
      <w:pPr>
        <w:jc w:val="both"/>
      </w:pPr>
      <w:r w:rsidRPr="00C8446D">
        <w:rPr>
          <w:rFonts w:asciiTheme="majorHAnsi" w:hAnsiTheme="majorHAnsi" w:cstheme="majorHAnsi"/>
          <w:color w:val="000000" w:themeColor="text1"/>
        </w:rPr>
        <w:fldChar w:fldCharType="begin"/>
      </w:r>
      <w:r w:rsidRPr="00C8446D">
        <w:rPr>
          <w:rFonts w:asciiTheme="majorHAnsi" w:hAnsiTheme="majorHAnsi" w:cstheme="majorHAnsi"/>
          <w:color w:val="000000" w:themeColor="text1"/>
        </w:rPr>
        <w:instrText xml:space="preserve"> REF _Ref232760345 \h </w:instrText>
      </w:r>
      <w:r w:rsidR="00803481" w:rsidRPr="00C8446D">
        <w:rPr>
          <w:rFonts w:asciiTheme="majorHAnsi" w:hAnsiTheme="majorHAnsi" w:cstheme="majorHAnsi"/>
          <w:color w:val="000000" w:themeColor="text1"/>
        </w:rPr>
        <w:instrText xml:space="preserve"> \* MERGEFORMAT </w:instrText>
      </w:r>
      <w:r w:rsidRPr="00C8446D">
        <w:rPr>
          <w:rFonts w:asciiTheme="majorHAnsi" w:hAnsiTheme="majorHAnsi" w:cstheme="majorHAnsi"/>
          <w:color w:val="000000" w:themeColor="text1"/>
        </w:rPr>
      </w:r>
      <w:r w:rsidRPr="00C8446D">
        <w:rPr>
          <w:rFonts w:asciiTheme="majorHAnsi" w:hAnsiTheme="majorHAnsi" w:cstheme="majorHAnsi"/>
          <w:color w:val="000000" w:themeColor="text1"/>
        </w:rPr>
        <w:fldChar w:fldCharType="separate"/>
      </w:r>
      <w:r w:rsidR="003C2E42" w:rsidRPr="00C8446D">
        <w:rPr>
          <w:rFonts w:asciiTheme="majorHAnsi" w:hAnsiTheme="majorHAnsi" w:cstheme="majorHAnsi"/>
          <w:color w:val="000000" w:themeColor="text1"/>
        </w:rPr>
        <w:t xml:space="preserve">Figure </w:t>
      </w:r>
      <w:r w:rsidR="003C2E42" w:rsidRPr="00C8446D">
        <w:rPr>
          <w:rFonts w:asciiTheme="majorHAnsi" w:hAnsiTheme="majorHAnsi" w:cstheme="majorHAnsi"/>
          <w:noProof/>
          <w:color w:val="000000" w:themeColor="text1"/>
        </w:rPr>
        <w:t>4</w:t>
      </w:r>
      <w:r w:rsidRPr="00C8446D">
        <w:rPr>
          <w:rFonts w:asciiTheme="majorHAnsi" w:hAnsiTheme="majorHAnsi" w:cstheme="majorHAnsi"/>
          <w:color w:val="000000" w:themeColor="text1"/>
        </w:rPr>
        <w:fldChar w:fldCharType="end"/>
      </w:r>
      <w:r w:rsidRPr="00C8446D">
        <w:rPr>
          <w:rFonts w:asciiTheme="majorHAnsi" w:hAnsiTheme="majorHAnsi" w:cstheme="majorHAnsi"/>
          <w:color w:val="000000" w:themeColor="text1"/>
        </w:rPr>
        <w:t xml:space="preserve">a shows the </w:t>
      </w:r>
      <w:del w:id="116" w:author="Gideon Segev" w:date="2026-09-18T12:59:00Z" w16du:dateUtc="2026-09-18T19:59:00Z">
        <w:r w:rsidRPr="00C8446D" w:rsidDel="00070B49">
          <w:rPr>
            <w:rFonts w:asciiTheme="majorHAnsi" w:hAnsiTheme="majorHAnsi" w:cstheme="majorHAnsi"/>
            <w:color w:val="000000" w:themeColor="text1"/>
          </w:rPr>
          <w:delText xml:space="preserve">raw </w:delText>
        </w:r>
      </w:del>
      <w:r w:rsidRPr="00C8446D">
        <w:rPr>
          <w:rFonts w:asciiTheme="majorHAnsi" w:hAnsiTheme="majorHAnsi" w:cstheme="majorHAnsi"/>
          <w:color w:val="000000" w:themeColor="text1"/>
        </w:rPr>
        <w:t>photoluminescence map of the n-type InP wafer.</w:t>
      </w:r>
      <w:r w:rsidRPr="00C8446D">
        <w:rPr>
          <w:rFonts w:ascii="Calibri" w:hAnsi="Calibri" w:cs="Calibri"/>
          <w:color w:val="000000" w:themeColor="text1"/>
          <w:rPrChange w:id="117" w:author="Zohara Ben Meir" w:date="2026-09-06T13:41:00Z" w16du:dateUtc="2026-09-06T10:41:00Z">
            <w:rPr>
              <w:rFonts w:ascii="Calibri" w:hAnsi="Calibri" w:cs="Calibri"/>
              <w:color w:val="000000" w:themeColor="text1"/>
              <w:sz w:val="24"/>
              <w:szCs w:val="24"/>
            </w:rPr>
          </w:rPrChange>
        </w:rPr>
        <w:t xml:space="preserve"> The map exhibits a smooth and reproducible dependence on excitation wavelength across the entire emission spectrum. This behavior is consistently described by Eq. (18). </w:t>
      </w:r>
      <w:r w:rsidR="00C8446D" w:rsidRPr="00C8446D">
        <w:rPr>
          <w:rFonts w:ascii="Calibri" w:hAnsi="Calibri" w:cs="Calibri"/>
          <w:color w:val="000000" w:themeColor="text1"/>
          <w:rPrChange w:id="118" w:author="Zohara Ben Meir" w:date="2026-09-06T13:41:00Z" w16du:dateUtc="2026-09-06T10:41:00Z">
            <w:rPr>
              <w:rFonts w:ascii="Calibri" w:hAnsi="Calibri" w:cs="Calibri"/>
              <w:color w:val="000000" w:themeColor="text1"/>
              <w:sz w:val="24"/>
              <w:szCs w:val="24"/>
            </w:rPr>
          </w:rPrChange>
        </w:rPr>
        <w:fldChar w:fldCharType="begin"/>
      </w:r>
      <w:r w:rsidR="00C8446D" w:rsidRPr="00C8446D">
        <w:rPr>
          <w:rFonts w:ascii="Calibri" w:hAnsi="Calibri" w:cs="Calibri"/>
          <w:color w:val="000000" w:themeColor="text1"/>
          <w:rPrChange w:id="119" w:author="Zohara Ben Meir" w:date="2026-09-06T13:41:00Z" w16du:dateUtc="2026-09-06T10:41:00Z">
            <w:rPr>
              <w:rFonts w:ascii="Calibri" w:hAnsi="Calibri" w:cs="Calibri"/>
              <w:color w:val="000000" w:themeColor="text1"/>
              <w:sz w:val="24"/>
              <w:szCs w:val="24"/>
            </w:rPr>
          </w:rPrChange>
        </w:rPr>
        <w:instrText xml:space="preserve"> REF _Ref232760345 \h </w:instrText>
      </w:r>
      <w:r w:rsidR="00C8446D" w:rsidRPr="00C8446D">
        <w:rPr>
          <w:rFonts w:ascii="Calibri" w:hAnsi="Calibri" w:cs="Calibri"/>
          <w:color w:val="000000" w:themeColor="text1"/>
        </w:rPr>
        <w:instrText xml:space="preserve"> \* MERGEFORMAT </w:instrText>
      </w:r>
      <w:r w:rsidR="00C8446D" w:rsidRPr="001A198F">
        <w:rPr>
          <w:rFonts w:ascii="Calibri" w:hAnsi="Calibri" w:cs="Calibri"/>
          <w:color w:val="000000" w:themeColor="text1"/>
        </w:rPr>
      </w:r>
      <w:r w:rsidR="00C8446D" w:rsidRPr="00C8446D">
        <w:rPr>
          <w:rFonts w:ascii="Calibri" w:hAnsi="Calibri" w:cs="Calibri"/>
          <w:color w:val="000000" w:themeColor="text1"/>
          <w:rPrChange w:id="120" w:author="Zohara Ben Meir" w:date="2026-09-06T13:41:00Z" w16du:dateUtc="2026-09-06T10:41:00Z">
            <w:rPr>
              <w:rFonts w:ascii="Calibri" w:hAnsi="Calibri" w:cs="Calibri"/>
              <w:color w:val="000000" w:themeColor="text1"/>
              <w:sz w:val="24"/>
              <w:szCs w:val="24"/>
            </w:rPr>
          </w:rPrChange>
        </w:rPr>
        <w:fldChar w:fldCharType="separate"/>
      </w:r>
      <w:r w:rsidR="00C8446D" w:rsidRPr="00C8446D">
        <w:rPr>
          <w:rFonts w:asciiTheme="majorHAnsi" w:hAnsiTheme="majorHAnsi" w:cstheme="majorHAnsi"/>
          <w:color w:val="000000" w:themeColor="text1"/>
        </w:rPr>
        <w:t xml:space="preserve">Figure </w:t>
      </w:r>
      <w:r w:rsidR="00C8446D" w:rsidRPr="00C8446D">
        <w:rPr>
          <w:rFonts w:asciiTheme="majorHAnsi" w:hAnsiTheme="majorHAnsi" w:cstheme="majorHAnsi"/>
          <w:noProof/>
          <w:color w:val="000000" w:themeColor="text1"/>
        </w:rPr>
        <w:t>4</w:t>
      </w:r>
      <w:r w:rsidR="00C8446D" w:rsidRPr="00C8446D">
        <w:rPr>
          <w:rFonts w:ascii="Calibri" w:hAnsi="Calibri" w:cs="Calibri"/>
          <w:color w:val="000000" w:themeColor="text1"/>
          <w:rPrChange w:id="121" w:author="Zohara Ben Meir" w:date="2026-09-06T13:41:00Z" w16du:dateUtc="2026-09-06T10:41:00Z">
            <w:rPr>
              <w:rFonts w:ascii="Calibri" w:hAnsi="Calibri" w:cs="Calibri"/>
              <w:color w:val="000000" w:themeColor="text1"/>
              <w:sz w:val="24"/>
              <w:szCs w:val="24"/>
            </w:rPr>
          </w:rPrChange>
        </w:rPr>
        <w:fldChar w:fldCharType="end"/>
      </w:r>
      <w:r w:rsidR="00C8446D" w:rsidRPr="00C8446D">
        <w:rPr>
          <w:rFonts w:ascii="Calibri" w:hAnsi="Calibri" w:cs="Calibri"/>
          <w:color w:val="000000" w:themeColor="text1"/>
          <w:rPrChange w:id="122" w:author="Zohara Ben Meir" w:date="2026-09-06T13:41:00Z" w16du:dateUtc="2026-09-06T10:41:00Z">
            <w:rPr>
              <w:rFonts w:ascii="Calibri" w:hAnsi="Calibri" w:cs="Calibri"/>
              <w:color w:val="000000" w:themeColor="text1"/>
              <w:sz w:val="24"/>
              <w:szCs w:val="24"/>
            </w:rPr>
          </w:rPrChange>
        </w:rPr>
        <w:t xml:space="preserve">b </w:t>
      </w:r>
      <w:r w:rsidRPr="00C8446D">
        <w:rPr>
          <w:rFonts w:ascii="Calibri" w:hAnsi="Calibri" w:cs="Calibri"/>
          <w:color w:val="000000" w:themeColor="text1"/>
          <w:rPrChange w:id="123" w:author="Zohara Ben Meir" w:date="2026-09-06T13:41:00Z" w16du:dateUtc="2026-09-06T10:41:00Z">
            <w:rPr>
              <w:rFonts w:ascii="Calibri" w:hAnsi="Calibri" w:cs="Calibri"/>
              <w:color w:val="000000" w:themeColor="text1"/>
              <w:sz w:val="24"/>
              <w:szCs w:val="24"/>
            </w:rPr>
          </w:rPrChange>
        </w:rPr>
        <w:t>shows the corresponding model prediction using the extracted diffusion length and transport parameter, closely reproducing the measured map.</w:t>
      </w:r>
    </w:p>
    <w:p w14:paraId="049C9BF6" w14:textId="1709DEB6" w:rsidR="007B6A0E" w:rsidRPr="00C8446D" w:rsidRDefault="00000000" w:rsidP="007B6A0E">
      <w:pPr>
        <w:pStyle w:val="Caption"/>
        <w:jc w:val="both"/>
        <w:rPr>
          <w:rFonts w:asciiTheme="majorHAnsi" w:hAnsiTheme="majorHAnsi" w:cstheme="majorHAnsi"/>
          <w:b w:val="0"/>
          <w:bCs w:val="0"/>
          <w:color w:val="000000" w:themeColor="text1"/>
          <w:sz w:val="22"/>
          <w:szCs w:val="22"/>
        </w:rPr>
      </w:pPr>
      <w:r w:rsidRPr="00C8446D">
        <w:rPr>
          <w:rFonts w:asciiTheme="majorHAnsi" w:hAnsiTheme="majorHAnsi" w:cstheme="majorHAnsi"/>
          <w:b w:val="0"/>
          <w:bCs w:val="0"/>
          <w:color w:val="000000" w:themeColor="text1"/>
          <w:sz w:val="22"/>
          <w:szCs w:val="22"/>
        </w:rPr>
        <w:fldChar w:fldCharType="begin"/>
      </w:r>
      <w:r w:rsidRPr="00C8446D">
        <w:rPr>
          <w:rFonts w:asciiTheme="majorHAnsi" w:hAnsiTheme="majorHAnsi" w:cstheme="majorHAnsi"/>
          <w:b w:val="0"/>
          <w:bCs w:val="0"/>
          <w:color w:val="000000" w:themeColor="text1"/>
          <w:sz w:val="22"/>
          <w:szCs w:val="22"/>
        </w:rPr>
        <w:instrText xml:space="preserve"> REF _Ref232151071 \h  \* MERGEFORMAT </w:instrText>
      </w:r>
      <w:r w:rsidRPr="00C8446D">
        <w:rPr>
          <w:rFonts w:asciiTheme="majorHAnsi" w:hAnsiTheme="majorHAnsi" w:cstheme="majorHAnsi"/>
          <w:b w:val="0"/>
          <w:bCs w:val="0"/>
          <w:color w:val="000000" w:themeColor="text1"/>
          <w:sz w:val="22"/>
          <w:szCs w:val="22"/>
        </w:rPr>
      </w:r>
      <w:r w:rsidRPr="00C8446D">
        <w:rPr>
          <w:rFonts w:asciiTheme="majorHAnsi" w:hAnsiTheme="majorHAnsi" w:cstheme="majorHAnsi"/>
          <w:b w:val="0"/>
          <w:bCs w:val="0"/>
          <w:color w:val="000000" w:themeColor="text1"/>
          <w:sz w:val="22"/>
          <w:szCs w:val="22"/>
        </w:rPr>
        <w:fldChar w:fldCharType="separate"/>
      </w:r>
      <w:r w:rsidRPr="00C8446D">
        <w:rPr>
          <w:rFonts w:asciiTheme="majorHAnsi" w:hAnsiTheme="majorHAnsi" w:cstheme="majorHAnsi"/>
          <w:b w:val="0"/>
          <w:bCs w:val="0"/>
          <w:color w:val="000000" w:themeColor="text1"/>
          <w:sz w:val="22"/>
          <w:szCs w:val="22"/>
        </w:rPr>
        <w:fldChar w:fldCharType="end"/>
      </w:r>
      <w:r w:rsidRPr="00C8446D">
        <w:rPr>
          <w:rFonts w:asciiTheme="majorHAnsi" w:hAnsiTheme="majorHAnsi" w:cstheme="majorHAnsi"/>
          <w:b w:val="0"/>
          <w:bCs w:val="0"/>
          <w:color w:val="000000" w:themeColor="text1"/>
          <w:sz w:val="22"/>
          <w:szCs w:val="22"/>
          <w:rPrChange w:id="124" w:author="Zohara Ben Meir" w:date="2026-09-06T13:41:00Z" w16du:dateUtc="2026-09-06T10:41:00Z">
            <w:rPr>
              <w:rFonts w:ascii="Calibri" w:hAnsi="Calibri" w:cs="Calibri"/>
              <w:color w:val="000000" w:themeColor="text1"/>
              <w:sz w:val="24"/>
              <w:szCs w:val="24"/>
            </w:rPr>
          </w:rPrChange>
        </w:rPr>
        <w:t>Next</w:t>
      </w:r>
      <w:ins w:id="125" w:author="Gideon Segev" w:date="2026-09-18T13:00:00Z" w16du:dateUtc="2026-09-18T20:00:00Z">
        <w:r w:rsidR="00070B49">
          <w:rPr>
            <w:rFonts w:asciiTheme="majorHAnsi" w:hAnsiTheme="majorHAnsi" w:cstheme="majorHAnsi"/>
            <w:b w:val="0"/>
            <w:bCs w:val="0"/>
            <w:color w:val="000000" w:themeColor="text1"/>
            <w:sz w:val="22"/>
            <w:szCs w:val="22"/>
          </w:rPr>
          <w:t>,</w:t>
        </w:r>
      </w:ins>
      <w:r w:rsidRPr="00C8446D">
        <w:rPr>
          <w:rFonts w:asciiTheme="majorHAnsi" w:hAnsiTheme="majorHAnsi" w:cstheme="majorHAnsi"/>
          <w:b w:val="0"/>
          <w:bCs w:val="0"/>
          <w:color w:val="000000" w:themeColor="text1"/>
          <w:sz w:val="22"/>
          <w:szCs w:val="22"/>
          <w:rPrChange w:id="126" w:author="Zohara Ben Meir" w:date="2026-09-06T13:41:00Z" w16du:dateUtc="2026-09-06T10:41:00Z">
            <w:rPr>
              <w:rFonts w:ascii="Calibri" w:hAnsi="Calibri" w:cs="Calibri"/>
              <w:color w:val="000000" w:themeColor="text1"/>
              <w:sz w:val="24"/>
              <w:szCs w:val="24"/>
            </w:rPr>
          </w:rPrChange>
        </w:rPr>
        <w:t xml:space="preserve"> we evaluated the applicability of the model to the measured data</w:t>
      </w:r>
      <w:commentRangeStart w:id="127"/>
      <w:r w:rsidRPr="00C8446D">
        <w:rPr>
          <w:rFonts w:asciiTheme="majorHAnsi" w:hAnsiTheme="majorHAnsi" w:cstheme="majorHAnsi"/>
          <w:b w:val="0"/>
          <w:bCs w:val="0"/>
          <w:color w:val="000000" w:themeColor="text1"/>
          <w:sz w:val="22"/>
          <w:szCs w:val="22"/>
          <w:rPrChange w:id="128" w:author="Zohara Ben Meir" w:date="2026-09-06T13:41:00Z" w16du:dateUtc="2026-09-06T10:41:00Z">
            <w:rPr>
              <w:rFonts w:ascii="Calibri" w:hAnsi="Calibri" w:cs="Calibri"/>
              <w:color w:val="000000" w:themeColor="text1"/>
              <w:sz w:val="24"/>
              <w:szCs w:val="24"/>
            </w:rPr>
          </w:rPrChange>
        </w:rPr>
        <w:t xml:space="preserve">. </w:t>
      </w:r>
      <w:commentRangeEnd w:id="127"/>
      <w:r w:rsidR="00070B49" w:rsidRPr="00C8446D">
        <w:rPr>
          <w:rStyle w:val="CommentReference"/>
          <w:rFonts w:asciiTheme="majorHAnsi" w:hAnsiTheme="majorHAnsi" w:cstheme="majorHAnsi"/>
          <w:b w:val="0"/>
          <w:bCs w:val="0"/>
          <w:color w:val="000000" w:themeColor="text1"/>
          <w:sz w:val="22"/>
          <w:szCs w:val="22"/>
          <w:rPrChange w:id="129" w:author="Zohara Ben Meir" w:date="2026-09-06T13:41:00Z" w16du:dateUtc="2026-09-06T10:41:00Z">
            <w:rPr>
              <w:rStyle w:val="CommentReference"/>
              <w:rFonts w:ascii="Calibri" w:hAnsi="Calibri" w:cs="Calibri"/>
              <w:color w:val="000000" w:themeColor="text1"/>
              <w:sz w:val="24"/>
              <w:szCs w:val="24"/>
            </w:rPr>
          </w:rPrChange>
        </w:rPr>
        <w:commentReference w:id="127"/>
      </w:r>
      <w:r w:rsidRPr="00C8446D">
        <w:rPr>
          <w:rFonts w:asciiTheme="majorHAnsi" w:hAnsiTheme="majorHAnsi" w:cstheme="majorHAnsi"/>
          <w:b w:val="0"/>
          <w:bCs w:val="0"/>
          <w:color w:val="000000" w:themeColor="text1"/>
          <w:sz w:val="22"/>
          <w:szCs w:val="22"/>
          <w:rPrChange w:id="130" w:author="Zohara Ben Meir" w:date="2026-09-06T13:41:00Z" w16du:dateUtc="2026-09-06T10:41:00Z">
            <w:rPr>
              <w:rFonts w:ascii="Calibri" w:hAnsi="Calibri" w:cs="Calibri"/>
              <w:color w:val="000000" w:themeColor="text1"/>
              <w:sz w:val="24"/>
              <w:szCs w:val="24"/>
            </w:rPr>
          </w:rPrChange>
        </w:rPr>
        <w:t>Figure 5 shows the measured PL signals at specific emission wavelengths as a function of the absorption coefficient of the incident wavelength. It can be easily noticed that the model reproduces the measured trend closely within the fitted emission window of 910–940 nm.</w:t>
      </w:r>
    </w:p>
    <w:p w14:paraId="15A67D25" w14:textId="77777777" w:rsidR="00C638B2" w:rsidRPr="00803481" w:rsidRDefault="00C638B2" w:rsidP="00C638B2"/>
    <w:p w14:paraId="431BEBE5" w14:textId="33B1E96B" w:rsidR="00C638B2" w:rsidRPr="00803481" w:rsidRDefault="004E4F71" w:rsidP="00C638B2">
      <w:r w:rsidRPr="004E4F71">
        <w:rPr>
          <w:noProof/>
        </w:rPr>
        <w:lastRenderedPageBreak/>
        <w:drawing>
          <wp:inline distT="0" distB="0" distL="0" distR="0" wp14:anchorId="4B5489CF" wp14:editId="0D2A91E1">
            <wp:extent cx="5486400" cy="3853180"/>
            <wp:effectExtent l="0" t="0" r="0" b="0"/>
            <wp:docPr id="182112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23128" name=""/>
                    <pic:cNvPicPr/>
                  </pic:nvPicPr>
                  <pic:blipFill>
                    <a:blip r:embed="rId16"/>
                    <a:stretch>
                      <a:fillRect/>
                    </a:stretch>
                  </pic:blipFill>
                  <pic:spPr>
                    <a:xfrm>
                      <a:off x="0" y="0"/>
                      <a:ext cx="5486400" cy="3853180"/>
                    </a:xfrm>
                    <a:prstGeom prst="rect">
                      <a:avLst/>
                    </a:prstGeom>
                  </pic:spPr>
                </pic:pic>
              </a:graphicData>
            </a:graphic>
          </wp:inline>
        </w:drawing>
      </w:r>
    </w:p>
    <w:p w14:paraId="3020DC1E" w14:textId="3B8272AA" w:rsidR="00C638B2" w:rsidRPr="00803481" w:rsidRDefault="00C638B2" w:rsidP="00C638B2">
      <w:pPr>
        <w:pStyle w:val="Caption"/>
        <w:jc w:val="both"/>
        <w:rPr>
          <w:rFonts w:asciiTheme="majorHAnsi" w:hAnsiTheme="majorHAnsi" w:cstheme="majorHAnsi"/>
          <w:b w:val="0"/>
          <w:bCs w:val="0"/>
          <w:i/>
          <w:color w:val="000000" w:themeColor="text1"/>
          <w:sz w:val="22"/>
          <w:szCs w:val="22"/>
          <w:rtl/>
          <w:lang w:bidi="he-IL"/>
        </w:rPr>
      </w:pPr>
      <w:bookmarkStart w:id="131" w:name="_Ref232151071"/>
      <w:r w:rsidRPr="00803481">
        <w:rPr>
          <w:rFonts w:asciiTheme="majorHAnsi" w:hAnsiTheme="majorHAnsi" w:cstheme="majorHAnsi"/>
          <w:color w:val="000000" w:themeColor="text1"/>
          <w:sz w:val="22"/>
          <w:szCs w:val="22"/>
        </w:rPr>
        <w:t xml:space="preserve">Figure </w:t>
      </w:r>
      <w:r w:rsidRPr="00803481">
        <w:rPr>
          <w:rFonts w:asciiTheme="majorHAnsi" w:hAnsiTheme="majorHAnsi" w:cstheme="majorHAnsi"/>
          <w:color w:val="000000" w:themeColor="text1"/>
          <w:sz w:val="22"/>
          <w:szCs w:val="22"/>
        </w:rPr>
        <w:fldChar w:fldCharType="begin"/>
      </w:r>
      <w:r w:rsidRPr="00803481">
        <w:rPr>
          <w:rFonts w:asciiTheme="majorHAnsi" w:hAnsiTheme="majorHAnsi" w:cstheme="majorHAnsi"/>
          <w:color w:val="000000" w:themeColor="text1"/>
          <w:sz w:val="22"/>
          <w:szCs w:val="22"/>
        </w:rPr>
        <w:instrText xml:space="preserve"> SEQ Figure \* ARABIC </w:instrText>
      </w:r>
      <w:r w:rsidRPr="00803481">
        <w:rPr>
          <w:rFonts w:asciiTheme="majorHAnsi" w:hAnsiTheme="majorHAnsi" w:cstheme="majorHAnsi"/>
          <w:color w:val="000000" w:themeColor="text1"/>
          <w:sz w:val="22"/>
          <w:szCs w:val="22"/>
        </w:rPr>
        <w:fldChar w:fldCharType="separate"/>
      </w:r>
      <w:r w:rsidR="003C2E42" w:rsidRPr="00803481">
        <w:rPr>
          <w:rFonts w:asciiTheme="majorHAnsi" w:hAnsiTheme="majorHAnsi" w:cstheme="majorHAnsi"/>
          <w:noProof/>
          <w:color w:val="000000" w:themeColor="text1"/>
          <w:sz w:val="22"/>
          <w:szCs w:val="22"/>
        </w:rPr>
        <w:t>5</w:t>
      </w:r>
      <w:r w:rsidRPr="00803481">
        <w:rPr>
          <w:rFonts w:asciiTheme="majorHAnsi" w:hAnsiTheme="majorHAnsi" w:cstheme="majorHAnsi"/>
          <w:color w:val="000000" w:themeColor="text1"/>
          <w:sz w:val="22"/>
          <w:szCs w:val="22"/>
        </w:rPr>
        <w:fldChar w:fldCharType="end"/>
      </w:r>
      <w:bookmarkEnd w:id="131"/>
      <w:r w:rsidRPr="00803481">
        <w:rPr>
          <w:rFonts w:asciiTheme="majorHAnsi" w:hAnsiTheme="majorHAnsi" w:cstheme="majorHAnsi"/>
          <w:color w:val="000000" w:themeColor="text1"/>
          <w:sz w:val="22"/>
          <w:szCs w:val="22"/>
        </w:rPr>
        <w:t xml:space="preserve"> - </w:t>
      </w:r>
      <w:r w:rsidRPr="00803481">
        <w:rPr>
          <w:rFonts w:asciiTheme="majorHAnsi" w:hAnsiTheme="majorHAnsi" w:cstheme="majorHAnsi"/>
          <w:b w:val="0"/>
          <w:bCs w:val="0"/>
          <w:i/>
          <w:color w:val="000000" w:themeColor="text1"/>
          <w:sz w:val="22"/>
          <w:szCs w:val="22"/>
        </w:rPr>
        <w:t xml:space="preserve">PL intensity as a function of excitation absorption coefficient </w:t>
      </w:r>
      <m:oMath>
        <m:sSub>
          <m:sSubPr>
            <m:ctrlPr>
              <w:rPr>
                <w:rFonts w:ascii="Cambria Math" w:hAnsi="Cambria Math" w:cstheme="majorHAnsi"/>
                <w:b w:val="0"/>
                <w:bCs w:val="0"/>
                <w:i/>
                <w:color w:val="000000" w:themeColor="text1"/>
                <w:sz w:val="22"/>
                <w:szCs w:val="22"/>
              </w:rPr>
            </m:ctrlPr>
          </m:sSubPr>
          <m:e>
            <m:r>
              <m:rPr>
                <m:sty m:val="bi"/>
              </m:rPr>
              <w:rPr>
                <w:rFonts w:ascii="Cambria Math" w:hAnsi="Cambria Math" w:cstheme="majorHAnsi"/>
                <w:color w:val="000000" w:themeColor="text1"/>
                <w:sz w:val="22"/>
                <w:szCs w:val="22"/>
              </w:rPr>
              <m:t>α</m:t>
            </m:r>
          </m:e>
          <m:sub>
            <m:r>
              <m:rPr>
                <m:sty m:val="bi"/>
              </m:rPr>
              <w:rPr>
                <w:rFonts w:ascii="Cambria Math" w:hAnsi="Cambria Math" w:cstheme="majorHAnsi"/>
                <w:color w:val="000000" w:themeColor="text1"/>
                <w:sz w:val="22"/>
                <w:szCs w:val="22"/>
              </w:rPr>
              <m:t>ex</m:t>
            </m:r>
          </m:sub>
        </m:sSub>
      </m:oMath>
      <w:r w:rsidRPr="00803481">
        <w:rPr>
          <w:rFonts w:asciiTheme="majorHAnsi" w:hAnsiTheme="majorHAnsi" w:cstheme="majorHAnsi"/>
          <w:b w:val="0"/>
          <w:bCs w:val="0"/>
          <w:i/>
          <w:color w:val="000000" w:themeColor="text1"/>
          <w:sz w:val="22"/>
          <w:szCs w:val="22"/>
        </w:rPr>
        <w:t xml:space="preserve"> at twelve emission wavelengths, for n-type InP. Blue dots: measured data; orange curve: best-fit analytical model. All panels share the same normalization, so PL magnitudes are directly comparable across emission wavelengths. Green panels indicate the emission window (910–940 nm) selected for fitting; white panels show the model prediction outside this window.</w:t>
      </w:r>
    </w:p>
    <w:p w14:paraId="72322B79" w14:textId="65684AC9" w:rsidR="00C638B2" w:rsidRPr="00803481" w:rsidDel="00A56E5B" w:rsidRDefault="00C638B2" w:rsidP="00C638B2">
      <w:pPr>
        <w:rPr>
          <w:del w:id="132" w:author="Gideon Segev" w:date="2026-08-27T15:27:00Z" w16du:dateUtc="2026-08-27T22:27:00Z"/>
        </w:rPr>
      </w:pPr>
    </w:p>
    <w:p w14:paraId="7AFF17B5" w14:textId="2EBFAE26" w:rsidR="00C638B2" w:rsidRPr="00803481" w:rsidRDefault="00C638B2" w:rsidP="00C638B2">
      <w:r w:rsidRPr="00803481">
        <w:rPr>
          <w:rFonts w:asciiTheme="majorHAnsi" w:hAnsiTheme="majorHAnsi" w:cstheme="majorHAnsi"/>
          <w:color w:val="000000" w:themeColor="text1"/>
        </w:rPr>
        <w:t>T</w:t>
      </w:r>
      <w:commentRangeStart w:id="133"/>
      <w:r w:rsidRPr="00803481">
        <w:rPr>
          <w:rFonts w:asciiTheme="majorHAnsi" w:hAnsiTheme="majorHAnsi" w:cstheme="majorHAnsi"/>
          <w:color w:val="000000" w:themeColor="text1"/>
        </w:rPr>
        <w:t xml:space="preserve">he PL signal depends on the excitation absorption coefficient </w:t>
      </w:r>
      <m:oMath>
        <m:sSub>
          <m:sSubPr>
            <m:ctrlPr>
              <w:rPr>
                <w:rFonts w:ascii="Cambria Math" w:hAnsi="Cambria Math" w:cstheme="majorHAnsi"/>
                <w:i/>
                <w:color w:val="000000" w:themeColor="text1"/>
              </w:rPr>
            </m:ctrlPr>
          </m:sSubPr>
          <m:e>
            <m:r>
              <w:rPr>
                <w:rFonts w:ascii="Cambria Math" w:hAnsi="Cambria Math" w:cstheme="majorHAnsi"/>
                <w:color w:val="000000" w:themeColor="text1"/>
              </w:rPr>
              <m:t>α</m:t>
            </m:r>
          </m:e>
          <m:sub>
            <m:r>
              <w:rPr>
                <w:rFonts w:ascii="Cambria Math" w:hAnsi="Cambria Math" w:cstheme="majorHAnsi"/>
                <w:color w:val="000000" w:themeColor="text1"/>
              </w:rPr>
              <m:t>ex</m:t>
            </m:r>
          </m:sub>
        </m:sSub>
      </m:oMath>
      <w:r w:rsidRPr="00803481">
        <w:rPr>
          <w:rFonts w:asciiTheme="majorHAnsi" w:hAnsiTheme="majorHAnsi" w:cstheme="majorHAnsi"/>
          <w:color w:val="000000" w:themeColor="text1"/>
        </w:rPr>
        <w:t>. Fitting across multiple excitation wavelengths isolates</w:t>
      </w:r>
      <w:commentRangeStart w:id="134"/>
      <w:r w:rsidRPr="00803481">
        <w:rPr>
          <w:rFonts w:asciiTheme="majorHAnsi" w:hAnsiTheme="majorHAnsi" w:cstheme="majorHAnsi"/>
          <w:color w:val="000000" w:themeColor="text1"/>
        </w:rPr>
        <w:t xml:space="preserve"> L</w:t>
      </w:r>
      <w:r w:rsidRPr="00803481">
        <w:rPr>
          <w:rFonts w:ascii="Segoe UI Symbol" w:hAnsi="Segoe UI Symbol" w:cs="Segoe UI Symbol"/>
          <w:color w:val="000000" w:themeColor="text1"/>
        </w:rPr>
        <w:t>ₙ</w:t>
      </w:r>
      <w:r w:rsidRPr="00803481">
        <w:rPr>
          <w:rFonts w:asciiTheme="majorHAnsi" w:hAnsiTheme="majorHAnsi" w:cstheme="majorHAnsi"/>
          <w:color w:val="000000" w:themeColor="text1"/>
        </w:rPr>
        <w:t xml:space="preserve"> as the single transport parameter governing the excitation-wavelength dependence</w:t>
      </w:r>
      <w:commentRangeEnd w:id="134"/>
      <w:r w:rsidR="00CF4DC4" w:rsidRPr="00803481">
        <w:rPr>
          <w:rStyle w:val="CommentReference"/>
          <w:rFonts w:asciiTheme="majorHAnsi" w:hAnsiTheme="majorHAnsi" w:cstheme="majorHAnsi"/>
          <w:color w:val="000000" w:themeColor="text1"/>
          <w:sz w:val="22"/>
          <w:szCs w:val="22"/>
        </w:rPr>
        <w:commentReference w:id="134"/>
      </w:r>
      <w:r w:rsidRPr="00803481">
        <w:rPr>
          <w:rFonts w:asciiTheme="majorHAnsi" w:hAnsiTheme="majorHAnsi" w:cstheme="majorHAnsi"/>
          <w:color w:val="000000" w:themeColor="text1"/>
        </w:rPr>
        <w:t>.</w:t>
      </w:r>
      <w:commentRangeEnd w:id="133"/>
      <w:r w:rsidR="00CF4DC4" w:rsidRPr="00803481">
        <w:rPr>
          <w:rStyle w:val="CommentReference"/>
          <w:rFonts w:asciiTheme="majorHAnsi" w:hAnsiTheme="majorHAnsi" w:cstheme="majorHAnsi"/>
          <w:color w:val="000000" w:themeColor="text1"/>
          <w:sz w:val="22"/>
          <w:szCs w:val="22"/>
        </w:rPr>
        <w:commentReference w:id="133"/>
      </w:r>
      <w:r w:rsidRPr="00803481">
        <w:rPr>
          <w:rFonts w:asciiTheme="majorHAnsi" w:hAnsiTheme="majorHAnsi" w:cstheme="majorHAnsi"/>
          <w:color w:val="000000" w:themeColor="text1"/>
        </w:rPr>
        <w:t xml:space="preserve"> The quality of the fit across all emission wavelengths is quantified by the coefficient of determination R², shown in </w:t>
      </w:r>
      <w:r w:rsidRPr="00803481">
        <w:rPr>
          <w:rFonts w:asciiTheme="majorHAnsi" w:hAnsiTheme="majorHAnsi" w:cstheme="majorHAnsi"/>
          <w:b/>
          <w:bCs/>
          <w:color w:val="000000" w:themeColor="text1"/>
        </w:rPr>
        <w:fldChar w:fldCharType="begin"/>
      </w:r>
      <w:r w:rsidRPr="00803481">
        <w:rPr>
          <w:rFonts w:asciiTheme="majorHAnsi" w:hAnsiTheme="majorHAnsi" w:cstheme="majorHAnsi"/>
          <w:color w:val="000000" w:themeColor="text1"/>
        </w:rPr>
        <w:instrText xml:space="preserve"> REF _Ref229734662 \h  \* MERGEFORMAT </w:instrText>
      </w:r>
      <w:r w:rsidRPr="00803481">
        <w:rPr>
          <w:rFonts w:asciiTheme="majorHAnsi" w:hAnsiTheme="majorHAnsi" w:cstheme="majorHAnsi"/>
          <w:b/>
          <w:bCs/>
          <w:color w:val="000000" w:themeColor="text1"/>
        </w:rPr>
      </w:r>
      <w:r w:rsidRPr="00803481">
        <w:rPr>
          <w:rFonts w:asciiTheme="majorHAnsi" w:hAnsiTheme="majorHAnsi" w:cstheme="majorHAnsi"/>
          <w:b/>
          <w:bCs/>
          <w:color w:val="000000" w:themeColor="text1"/>
        </w:rPr>
        <w:fldChar w:fldCharType="separate"/>
      </w:r>
      <w:r w:rsidR="003C2E42" w:rsidRPr="00803481">
        <w:rPr>
          <w:rFonts w:asciiTheme="majorHAnsi" w:hAnsiTheme="majorHAnsi" w:cstheme="majorHAnsi"/>
          <w:color w:val="000000" w:themeColor="text1"/>
        </w:rPr>
        <w:t xml:space="preserve">Figure </w:t>
      </w:r>
      <w:r w:rsidR="003C2E42" w:rsidRPr="00803481">
        <w:rPr>
          <w:rFonts w:asciiTheme="majorHAnsi" w:hAnsiTheme="majorHAnsi" w:cstheme="majorHAnsi"/>
          <w:noProof/>
          <w:color w:val="000000" w:themeColor="text1"/>
        </w:rPr>
        <w:t>6</w:t>
      </w:r>
      <w:r w:rsidRPr="00803481">
        <w:rPr>
          <w:rFonts w:asciiTheme="majorHAnsi" w:hAnsiTheme="majorHAnsi" w:cstheme="majorHAnsi"/>
          <w:b/>
          <w:bCs/>
          <w:color w:val="000000" w:themeColor="text1"/>
        </w:rPr>
        <w:fldChar w:fldCharType="end"/>
      </w:r>
      <w:r w:rsidRPr="00803481">
        <w:rPr>
          <w:rFonts w:asciiTheme="majorHAnsi" w:hAnsiTheme="majorHAnsi" w:cstheme="majorHAnsi"/>
          <w:color w:val="000000" w:themeColor="text1"/>
        </w:rPr>
        <w:t>.</w:t>
      </w:r>
    </w:p>
    <w:p w14:paraId="646D10D6" w14:textId="52F176AA" w:rsidR="00C638B2" w:rsidRPr="00803481" w:rsidRDefault="00C638B2" w:rsidP="00C638B2">
      <w:r w:rsidRPr="00803481">
        <w:rPr>
          <w:rFonts w:asciiTheme="majorHAnsi" w:hAnsiTheme="majorHAnsi" w:cstheme="majorHAnsi"/>
          <w:noProof/>
          <w:color w:val="000000" w:themeColor="text1"/>
        </w:rPr>
        <w:drawing>
          <wp:inline distT="0" distB="0" distL="0" distR="0" wp14:anchorId="1462429C" wp14:editId="18A20EE6">
            <wp:extent cx="5029200" cy="1975368"/>
            <wp:effectExtent l="0" t="0" r="0" b="0"/>
            <wp:docPr id="6" name="InP_Rsquare"/>
            <wp:cNvGraphicFramePr/>
            <a:graphic xmlns:a="http://schemas.openxmlformats.org/drawingml/2006/main">
              <a:graphicData uri="http://schemas.openxmlformats.org/drawingml/2006/picture">
                <pic:pic xmlns:pic="http://schemas.openxmlformats.org/drawingml/2006/picture">
                  <pic:nvPicPr>
                    <pic:cNvPr id="6" name="InP_Rsquare"/>
                    <pic:cNvPicPr/>
                  </pic:nvPicPr>
                  <pic:blipFill>
                    <a:blip r:embed="rId17"/>
                    <a:stretch>
                      <a:fillRect/>
                    </a:stretch>
                  </pic:blipFill>
                  <pic:spPr>
                    <a:xfrm>
                      <a:off x="0" y="0"/>
                      <a:ext cx="5029200" cy="1975368"/>
                    </a:xfrm>
                    <a:prstGeom prst="rect">
                      <a:avLst/>
                    </a:prstGeom>
                  </pic:spPr>
                </pic:pic>
              </a:graphicData>
            </a:graphic>
          </wp:inline>
        </w:drawing>
      </w:r>
    </w:p>
    <w:p w14:paraId="279DC3CE" w14:textId="77777777" w:rsidR="00C638B2" w:rsidRPr="00803481" w:rsidRDefault="00C638B2" w:rsidP="00C638B2">
      <w:pPr>
        <w:jc w:val="center"/>
        <w:rPr>
          <w:rFonts w:asciiTheme="majorHAnsi" w:hAnsiTheme="majorHAnsi" w:cstheme="majorHAnsi"/>
          <w:color w:val="000000" w:themeColor="text1"/>
        </w:rPr>
      </w:pPr>
    </w:p>
    <w:p w14:paraId="6A6D7FDD" w14:textId="4D049120" w:rsidR="00C638B2" w:rsidRPr="00803481" w:rsidRDefault="00C638B2" w:rsidP="00C638B2">
      <w:pPr>
        <w:pStyle w:val="Caption"/>
        <w:jc w:val="both"/>
        <w:rPr>
          <w:rFonts w:asciiTheme="majorHAnsi" w:hAnsiTheme="majorHAnsi" w:cstheme="majorHAnsi"/>
          <w:i/>
          <w:color w:val="000000" w:themeColor="text1"/>
          <w:sz w:val="22"/>
          <w:szCs w:val="22"/>
        </w:rPr>
      </w:pPr>
      <w:bookmarkStart w:id="135" w:name="_Ref229734662"/>
      <w:r w:rsidRPr="00803481">
        <w:rPr>
          <w:rFonts w:asciiTheme="majorHAnsi" w:hAnsiTheme="majorHAnsi" w:cstheme="majorHAnsi"/>
          <w:color w:val="000000" w:themeColor="text1"/>
          <w:sz w:val="22"/>
          <w:szCs w:val="22"/>
        </w:rPr>
        <w:t xml:space="preserve">Figure </w:t>
      </w:r>
      <w:r w:rsidRPr="00803481">
        <w:rPr>
          <w:rFonts w:asciiTheme="majorHAnsi" w:hAnsiTheme="majorHAnsi" w:cstheme="majorHAnsi"/>
          <w:color w:val="000000" w:themeColor="text1"/>
          <w:sz w:val="22"/>
          <w:szCs w:val="22"/>
        </w:rPr>
        <w:fldChar w:fldCharType="begin"/>
      </w:r>
      <w:r w:rsidRPr="00803481">
        <w:rPr>
          <w:rFonts w:asciiTheme="majorHAnsi" w:hAnsiTheme="majorHAnsi" w:cstheme="majorHAnsi"/>
          <w:color w:val="000000" w:themeColor="text1"/>
          <w:sz w:val="22"/>
          <w:szCs w:val="22"/>
        </w:rPr>
        <w:instrText xml:space="preserve"> SEQ Figure \* ARABIC </w:instrText>
      </w:r>
      <w:r w:rsidRPr="00803481">
        <w:rPr>
          <w:rFonts w:asciiTheme="majorHAnsi" w:hAnsiTheme="majorHAnsi" w:cstheme="majorHAnsi"/>
          <w:color w:val="000000" w:themeColor="text1"/>
          <w:sz w:val="22"/>
          <w:szCs w:val="22"/>
        </w:rPr>
        <w:fldChar w:fldCharType="separate"/>
      </w:r>
      <w:r w:rsidR="003C2E42" w:rsidRPr="00803481">
        <w:rPr>
          <w:rFonts w:asciiTheme="majorHAnsi" w:hAnsiTheme="majorHAnsi" w:cstheme="majorHAnsi"/>
          <w:noProof/>
          <w:color w:val="000000" w:themeColor="text1"/>
          <w:sz w:val="22"/>
          <w:szCs w:val="22"/>
        </w:rPr>
        <w:t>6</w:t>
      </w:r>
      <w:r w:rsidRPr="00803481">
        <w:rPr>
          <w:rFonts w:asciiTheme="majorHAnsi" w:hAnsiTheme="majorHAnsi" w:cstheme="majorHAnsi"/>
          <w:color w:val="000000" w:themeColor="text1"/>
          <w:sz w:val="22"/>
          <w:szCs w:val="22"/>
        </w:rPr>
        <w:fldChar w:fldCharType="end"/>
      </w:r>
      <w:bookmarkEnd w:id="135"/>
      <w:r w:rsidRPr="00803481">
        <w:rPr>
          <w:rFonts w:asciiTheme="majorHAnsi" w:hAnsiTheme="majorHAnsi" w:cstheme="majorHAnsi"/>
          <w:color w:val="000000" w:themeColor="text1"/>
          <w:sz w:val="22"/>
          <w:szCs w:val="22"/>
        </w:rPr>
        <w:t xml:space="preserve"> - </w:t>
      </w:r>
      <w:r w:rsidRPr="00803481">
        <w:rPr>
          <w:rFonts w:asciiTheme="majorHAnsi" w:hAnsiTheme="majorHAnsi" w:cstheme="majorHAnsi"/>
          <w:b w:val="0"/>
          <w:bCs w:val="0"/>
          <w:i/>
          <w:color w:val="000000" w:themeColor="text1"/>
          <w:sz w:val="22"/>
          <w:szCs w:val="22"/>
        </w:rPr>
        <w:t xml:space="preserve">Coefficient of determination (R²) of the analytical model fit at each emission wavelength shown in </w:t>
      </w:r>
      <w:r w:rsidRPr="00803481">
        <w:rPr>
          <w:rFonts w:asciiTheme="majorHAnsi" w:hAnsiTheme="majorHAnsi" w:cstheme="majorHAnsi"/>
          <w:b w:val="0"/>
          <w:bCs w:val="0"/>
          <w:i/>
          <w:color w:val="000000" w:themeColor="text1"/>
          <w:sz w:val="22"/>
          <w:szCs w:val="22"/>
        </w:rPr>
        <w:fldChar w:fldCharType="begin"/>
      </w:r>
      <w:r w:rsidRPr="00803481">
        <w:rPr>
          <w:rFonts w:asciiTheme="majorHAnsi" w:hAnsiTheme="majorHAnsi" w:cstheme="majorHAnsi"/>
          <w:b w:val="0"/>
          <w:bCs w:val="0"/>
          <w:i/>
          <w:color w:val="000000" w:themeColor="text1"/>
          <w:sz w:val="22"/>
          <w:szCs w:val="22"/>
        </w:rPr>
        <w:instrText xml:space="preserve"> REF _Ref232151071 \h  \* MERGEFORMAT </w:instrText>
      </w:r>
      <w:r w:rsidRPr="00803481">
        <w:rPr>
          <w:rFonts w:asciiTheme="majorHAnsi" w:hAnsiTheme="majorHAnsi" w:cstheme="majorHAnsi"/>
          <w:b w:val="0"/>
          <w:bCs w:val="0"/>
          <w:i/>
          <w:color w:val="000000" w:themeColor="text1"/>
          <w:sz w:val="22"/>
          <w:szCs w:val="22"/>
        </w:rPr>
      </w:r>
      <w:r w:rsidRPr="00803481">
        <w:rPr>
          <w:rFonts w:asciiTheme="majorHAnsi" w:hAnsiTheme="majorHAnsi" w:cstheme="majorHAnsi"/>
          <w:b w:val="0"/>
          <w:bCs w:val="0"/>
          <w:i/>
          <w:color w:val="000000" w:themeColor="text1"/>
          <w:sz w:val="22"/>
          <w:szCs w:val="22"/>
        </w:rPr>
        <w:fldChar w:fldCharType="separate"/>
      </w:r>
      <w:r w:rsidR="003C2E42" w:rsidRPr="00803481">
        <w:rPr>
          <w:rFonts w:asciiTheme="majorHAnsi" w:hAnsiTheme="majorHAnsi" w:cstheme="majorHAnsi"/>
          <w:b w:val="0"/>
          <w:bCs w:val="0"/>
          <w:i/>
          <w:color w:val="000000" w:themeColor="text1"/>
          <w:sz w:val="22"/>
          <w:szCs w:val="22"/>
        </w:rPr>
        <w:t>Figure 5</w:t>
      </w:r>
      <w:r w:rsidRPr="00803481">
        <w:rPr>
          <w:rFonts w:asciiTheme="majorHAnsi" w:hAnsiTheme="majorHAnsi" w:cstheme="majorHAnsi"/>
          <w:b w:val="0"/>
          <w:bCs w:val="0"/>
          <w:i/>
          <w:color w:val="000000" w:themeColor="text1"/>
          <w:sz w:val="22"/>
          <w:szCs w:val="22"/>
        </w:rPr>
        <w:fldChar w:fldCharType="end"/>
      </w:r>
      <w:r w:rsidRPr="00803481">
        <w:rPr>
          <w:rFonts w:asciiTheme="majorHAnsi" w:hAnsiTheme="majorHAnsi" w:cstheme="majorHAnsi"/>
          <w:b w:val="0"/>
          <w:bCs w:val="0"/>
          <w:i/>
          <w:color w:val="000000" w:themeColor="text1"/>
          <w:sz w:val="22"/>
          <w:szCs w:val="22"/>
        </w:rPr>
        <w:t xml:space="preserve"> . Green bars correspond to emission wavelengths within the fitted window (910–940 nm); gray bars correspond to wavelengths outside the window. The fitted window systematically yields the highest R² values, confirming that the emission range selection is justified by fit quality.</w:t>
      </w:r>
      <w:r>
        <w:rPr>
          <w:rFonts w:asciiTheme="majorHAnsi" w:hAnsiTheme="majorHAnsi" w:cstheme="majorHAnsi"/>
          <w:b w:val="0"/>
          <w:bCs w:val="0"/>
          <w:i/>
          <w:color w:val="000000" w:themeColor="text1"/>
          <w:sz w:val="22"/>
          <w:szCs w:val="22"/>
        </w:rPr>
        <w:t xml:space="preserve"> </w:t>
      </w:r>
      <w:commentRangeStart w:id="136"/>
      <w:r>
        <w:rPr>
          <w:rFonts w:asciiTheme="majorHAnsi" w:hAnsiTheme="majorHAnsi" w:cstheme="majorHAnsi"/>
          <w:b w:val="0"/>
          <w:bCs w:val="0"/>
          <w:i/>
          <w:color w:val="000000" w:themeColor="text1"/>
          <w:sz w:val="22"/>
          <w:szCs w:val="22"/>
        </w:rPr>
        <w:t>The R² is lower at emission wavelengths away from the fitted window because the absolute PL signal is weak there — rising toward the spectral peak at short wavelengths and decaying past the band edge at long wavelengths — so measurement noise dominates the residual rather than any breakdown of the model itself.</w:t>
      </w:r>
      <w:commentRangeEnd w:id="136"/>
      <w:r w:rsidR="00CF4DC4" w:rsidRPr="00803481">
        <w:rPr>
          <w:rStyle w:val="CommentReference"/>
          <w:rFonts w:asciiTheme="majorHAnsi" w:hAnsiTheme="majorHAnsi" w:cstheme="majorHAnsi"/>
          <w:i/>
          <w:color w:val="000000" w:themeColor="text1"/>
          <w:sz w:val="22"/>
          <w:szCs w:val="22"/>
        </w:rPr>
        <w:commentReference w:id="136"/>
      </w:r>
    </w:p>
    <w:p w14:paraId="653B77F9" w14:textId="536976C5" w:rsidR="00D062F8" w:rsidRPr="00803481" w:rsidRDefault="00000000" w:rsidP="00E129A3">
      <w:pPr>
        <w:pStyle w:val="Caption"/>
        <w:jc w:val="both"/>
        <w:rPr>
          <w:rFonts w:asciiTheme="majorHAnsi" w:hAnsiTheme="majorHAnsi" w:cstheme="majorHAnsi"/>
          <w:color w:val="000000" w:themeColor="text1"/>
        </w:rPr>
      </w:pPr>
      <w:r w:rsidRPr="00803481">
        <w:rPr>
          <w:rFonts w:asciiTheme="majorHAnsi" w:hAnsiTheme="majorHAnsi" w:cstheme="majorHAnsi"/>
          <w:b w:val="0"/>
          <w:bCs w:val="0"/>
          <w:color w:val="000000" w:themeColor="text1"/>
          <w:sz w:val="22"/>
          <w:szCs w:val="22"/>
        </w:rPr>
        <w:fldChar w:fldCharType="begin"/>
      </w:r>
      <w:r w:rsidRPr="00803481">
        <w:rPr>
          <w:rFonts w:asciiTheme="majorHAnsi" w:hAnsiTheme="majorHAnsi" w:cstheme="majorHAnsi"/>
          <w:b w:val="0"/>
          <w:bCs w:val="0"/>
          <w:color w:val="000000" w:themeColor="text1"/>
          <w:sz w:val="22"/>
          <w:szCs w:val="22"/>
        </w:rPr>
        <w:instrText xml:space="preserve"> REF _Ref232151144 \h  \* MERGEFORMAT </w:instrText>
      </w:r>
      <w:r w:rsidRPr="00803481">
        <w:rPr>
          <w:rFonts w:asciiTheme="majorHAnsi" w:hAnsiTheme="majorHAnsi" w:cstheme="majorHAnsi"/>
          <w:b w:val="0"/>
          <w:bCs w:val="0"/>
          <w:color w:val="000000" w:themeColor="text1"/>
          <w:sz w:val="22"/>
          <w:szCs w:val="22"/>
        </w:rPr>
      </w:r>
      <w:r w:rsidRPr="00803481">
        <w:rPr>
          <w:rFonts w:asciiTheme="majorHAnsi" w:hAnsiTheme="majorHAnsi" w:cstheme="majorHAnsi"/>
          <w:b w:val="0"/>
          <w:bCs w:val="0"/>
          <w:color w:val="000000" w:themeColor="text1"/>
          <w:sz w:val="22"/>
          <w:szCs w:val="22"/>
        </w:rPr>
        <w:fldChar w:fldCharType="separate"/>
      </w:r>
      <w:r w:rsidR="003C2E42" w:rsidRPr="00803481">
        <w:rPr>
          <w:rFonts w:asciiTheme="majorHAnsi" w:hAnsiTheme="majorHAnsi" w:cstheme="majorHAnsi"/>
          <w:b w:val="0"/>
          <w:bCs w:val="0"/>
          <w:color w:val="000000" w:themeColor="text1"/>
          <w:sz w:val="22"/>
          <w:szCs w:val="22"/>
        </w:rPr>
        <w:t xml:space="preserve">Figure </w:t>
      </w:r>
      <w:r w:rsidR="003C2E42" w:rsidRPr="00803481">
        <w:rPr>
          <w:rFonts w:asciiTheme="majorHAnsi" w:hAnsiTheme="majorHAnsi" w:cstheme="majorHAnsi"/>
          <w:b w:val="0"/>
          <w:bCs w:val="0"/>
          <w:noProof/>
          <w:color w:val="000000" w:themeColor="text1"/>
          <w:sz w:val="22"/>
          <w:szCs w:val="22"/>
        </w:rPr>
        <w:t>7</w:t>
      </w:r>
      <w:r w:rsidRPr="00803481">
        <w:rPr>
          <w:rFonts w:asciiTheme="majorHAnsi" w:hAnsiTheme="majorHAnsi" w:cstheme="majorHAnsi"/>
          <w:b w:val="0"/>
          <w:bCs w:val="0"/>
          <w:color w:val="000000" w:themeColor="text1"/>
          <w:sz w:val="22"/>
          <w:szCs w:val="22"/>
        </w:rPr>
        <w:fldChar w:fldCharType="end"/>
      </w:r>
      <w:r w:rsidRPr="00803481">
        <w:rPr>
          <w:rFonts w:asciiTheme="majorHAnsi" w:hAnsiTheme="majorHAnsi" w:cstheme="majorHAnsi"/>
          <w:b w:val="0"/>
          <w:bCs w:val="0"/>
          <w:color w:val="000000" w:themeColor="text1"/>
          <w:sz w:val="22"/>
          <w:szCs w:val="22"/>
        </w:rPr>
        <w:t>a shows the normalized RSS as a function of diffusion length L</w:t>
      </w:r>
      <w:r w:rsidRPr="00803481">
        <w:rPr>
          <w:rFonts w:ascii="Segoe UI Symbol" w:hAnsi="Segoe UI Symbol" w:cs="Segoe UI Symbol"/>
          <w:b w:val="0"/>
          <w:bCs w:val="0"/>
          <w:color w:val="000000" w:themeColor="text1"/>
          <w:sz w:val="22"/>
          <w:szCs w:val="22"/>
        </w:rPr>
        <w:t>ₙ</w:t>
      </w:r>
      <w:r w:rsidRPr="00803481">
        <w:rPr>
          <w:rFonts w:asciiTheme="majorHAnsi" w:hAnsiTheme="majorHAnsi" w:cstheme="majorHAnsi"/>
          <w:b w:val="0"/>
          <w:bCs w:val="0"/>
          <w:color w:val="000000" w:themeColor="text1"/>
          <w:sz w:val="22"/>
          <w:szCs w:val="22"/>
        </w:rPr>
        <w:t xml:space="preserve">, evaluated at discrete values on a logarithmic grid. </w:t>
      </w:r>
      <w:r w:rsidRPr="00803481">
        <w:rPr>
          <w:rFonts w:asciiTheme="majorHAnsi" w:hAnsiTheme="majorHAnsi" w:cstheme="majorHAnsi"/>
          <w:b w:val="0"/>
          <w:bCs w:val="0"/>
          <w:color w:val="000000" w:themeColor="text1"/>
          <w:sz w:val="22"/>
          <w:szCs w:val="22"/>
        </w:rPr>
        <w:fldChar w:fldCharType="begin"/>
      </w:r>
      <w:r w:rsidRPr="00803481">
        <w:rPr>
          <w:rFonts w:asciiTheme="majorHAnsi" w:hAnsiTheme="majorHAnsi" w:cstheme="majorHAnsi"/>
          <w:b w:val="0"/>
          <w:bCs w:val="0"/>
          <w:color w:val="000000" w:themeColor="text1"/>
          <w:sz w:val="22"/>
          <w:szCs w:val="22"/>
        </w:rPr>
        <w:instrText xml:space="preserve"> REF _Ref232151144 \h  \* MERGEFORMAT </w:instrText>
      </w:r>
      <w:r w:rsidRPr="00803481">
        <w:rPr>
          <w:rFonts w:asciiTheme="majorHAnsi" w:hAnsiTheme="majorHAnsi" w:cstheme="majorHAnsi"/>
          <w:b w:val="0"/>
          <w:bCs w:val="0"/>
          <w:color w:val="000000" w:themeColor="text1"/>
          <w:sz w:val="22"/>
          <w:szCs w:val="22"/>
        </w:rPr>
      </w:r>
      <w:r w:rsidRPr="00803481">
        <w:rPr>
          <w:rFonts w:asciiTheme="majorHAnsi" w:hAnsiTheme="majorHAnsi" w:cstheme="majorHAnsi"/>
          <w:b w:val="0"/>
          <w:bCs w:val="0"/>
          <w:color w:val="000000" w:themeColor="text1"/>
          <w:sz w:val="22"/>
          <w:szCs w:val="22"/>
        </w:rPr>
        <w:fldChar w:fldCharType="separate"/>
      </w:r>
      <w:r w:rsidR="003C2E42" w:rsidRPr="00803481">
        <w:rPr>
          <w:rFonts w:asciiTheme="majorHAnsi" w:hAnsiTheme="majorHAnsi" w:cstheme="majorHAnsi"/>
          <w:b w:val="0"/>
          <w:bCs w:val="0"/>
          <w:color w:val="000000" w:themeColor="text1"/>
          <w:sz w:val="22"/>
          <w:szCs w:val="22"/>
        </w:rPr>
        <w:t xml:space="preserve">Figure </w:t>
      </w:r>
      <w:r w:rsidR="003C2E42" w:rsidRPr="00803481">
        <w:rPr>
          <w:rFonts w:asciiTheme="majorHAnsi" w:hAnsiTheme="majorHAnsi" w:cstheme="majorHAnsi"/>
          <w:b w:val="0"/>
          <w:bCs w:val="0"/>
          <w:noProof/>
          <w:color w:val="000000" w:themeColor="text1"/>
          <w:sz w:val="22"/>
          <w:szCs w:val="22"/>
        </w:rPr>
        <w:t>7</w:t>
      </w:r>
      <w:r w:rsidRPr="00803481">
        <w:rPr>
          <w:rFonts w:asciiTheme="majorHAnsi" w:hAnsiTheme="majorHAnsi" w:cstheme="majorHAnsi"/>
          <w:b w:val="0"/>
          <w:bCs w:val="0"/>
          <w:color w:val="000000" w:themeColor="text1"/>
          <w:sz w:val="22"/>
          <w:szCs w:val="22"/>
        </w:rPr>
        <w:fldChar w:fldCharType="end"/>
      </w:r>
      <w:r w:rsidRPr="00803481">
        <w:rPr>
          <w:rFonts w:asciiTheme="majorHAnsi" w:hAnsiTheme="majorHAnsi" w:cstheme="majorHAnsi"/>
          <w:b w:val="0"/>
          <w:bCs w:val="0"/>
          <w:color w:val="000000" w:themeColor="text1"/>
          <w:sz w:val="22"/>
          <w:szCs w:val="22"/>
        </w:rPr>
        <w:t>b shows the convergence trajectories of the 45 independent Nelder–Mead optimization runs, color-coded by their initial L</w:t>
      </w:r>
      <w:r w:rsidRPr="00803481">
        <w:rPr>
          <w:rFonts w:ascii="Segoe UI Symbol" w:hAnsi="Segoe UI Symbol" w:cs="Segoe UI Symbol"/>
          <w:b w:val="0"/>
          <w:bCs w:val="0"/>
          <w:color w:val="000000" w:themeColor="text1"/>
          <w:sz w:val="22"/>
          <w:szCs w:val="22"/>
        </w:rPr>
        <w:t>ₙ</w:t>
      </w:r>
      <w:r w:rsidRPr="00803481">
        <w:rPr>
          <w:rFonts w:asciiTheme="majorHAnsi" w:hAnsiTheme="majorHAnsi" w:cstheme="majorHAnsi"/>
          <w:b w:val="0"/>
          <w:bCs w:val="0"/>
          <w:color w:val="000000" w:themeColor="text1"/>
          <w:sz w:val="22"/>
          <w:szCs w:val="22"/>
        </w:rPr>
        <w:t xml:space="preserve"> value. Outside this window, deviations between the model and data are larger, reflecting the influence of spectral features not captured by the analytical expression.</w:t>
      </w:r>
      <w:r w:rsidRPr="00803481">
        <w:rPr>
          <w:rFonts w:asciiTheme="majorHAnsi" w:hAnsiTheme="majorHAnsi" w:cstheme="majorHAnsi"/>
          <w:color w:val="000000" w:themeColor="text1"/>
          <w:sz w:val="20"/>
          <w:szCs w:val="20"/>
        </w:rPr>
        <w:t xml:space="preserve"> </w:t>
      </w:r>
    </w:p>
    <w:p w14:paraId="34F16E9F" w14:textId="77777777" w:rsidR="003B34A9" w:rsidRPr="00803481" w:rsidRDefault="003B34A9" w:rsidP="00D219AA">
      <w:pPr>
        <w:jc w:val="both"/>
        <w:rPr>
          <w:rFonts w:asciiTheme="majorHAnsi" w:hAnsiTheme="majorHAnsi" w:cstheme="majorHAnsi"/>
          <w:color w:val="000000" w:themeColor="text1"/>
        </w:rPr>
      </w:pPr>
    </w:p>
    <w:p w14:paraId="4E3DA337" w14:textId="77777777" w:rsidR="00A21A35" w:rsidRPr="00803481" w:rsidRDefault="00000000" w:rsidP="000F1916">
      <w:pPr>
        <w:jc w:val="center"/>
        <w:rPr>
          <w:rFonts w:asciiTheme="majorHAnsi" w:hAnsiTheme="majorHAnsi" w:cstheme="majorHAnsi"/>
          <w:color w:val="000000" w:themeColor="text1"/>
        </w:rPr>
      </w:pPr>
      <w:r w:rsidRPr="00803481">
        <w:rPr>
          <w:rFonts w:asciiTheme="majorHAnsi" w:hAnsiTheme="majorHAnsi" w:cstheme="majorHAnsi"/>
          <w:noProof/>
          <w:color w:val="000000" w:themeColor="text1"/>
        </w:rPr>
        <w:drawing>
          <wp:inline distT="0" distB="0" distL="0" distR="0" wp14:anchorId="53BBD345" wp14:editId="67A4EB4F">
            <wp:extent cx="5029200" cy="1919140"/>
            <wp:effectExtent l="0" t="0" r="0" b="0"/>
            <wp:docPr id="1" name="InP_SELE"/>
            <wp:cNvGraphicFramePr/>
            <a:graphic xmlns:a="http://schemas.openxmlformats.org/drawingml/2006/main">
              <a:graphicData uri="http://schemas.openxmlformats.org/drawingml/2006/picture">
                <pic:pic xmlns:pic="http://schemas.openxmlformats.org/drawingml/2006/picture">
                  <pic:nvPicPr>
                    <pic:cNvPr id="1" name="InP_SELE"/>
                    <pic:cNvPicPr/>
                  </pic:nvPicPr>
                  <pic:blipFill>
                    <a:blip r:embed="rId18"/>
                    <a:stretch>
                      <a:fillRect/>
                    </a:stretch>
                  </pic:blipFill>
                  <pic:spPr>
                    <a:xfrm>
                      <a:off x="0" y="0"/>
                      <a:ext cx="5029200" cy="1919140"/>
                    </a:xfrm>
                    <a:prstGeom prst="rect">
                      <a:avLst/>
                    </a:prstGeom>
                  </pic:spPr>
                </pic:pic>
              </a:graphicData>
            </a:graphic>
          </wp:inline>
        </w:drawing>
      </w:r>
    </w:p>
    <w:p w14:paraId="207FB2EB" w14:textId="17384228" w:rsidR="00925DE8" w:rsidRPr="00803481" w:rsidRDefault="00925DE8" w:rsidP="00C638B2">
      <w:pPr>
        <w:pStyle w:val="Caption"/>
        <w:jc w:val="both"/>
        <w:rPr>
          <w:rFonts w:asciiTheme="majorHAnsi" w:hAnsiTheme="majorHAnsi" w:cstheme="majorHAnsi"/>
          <w:i/>
          <w:color w:val="000000" w:themeColor="text1"/>
          <w:sz w:val="22"/>
          <w:szCs w:val="22"/>
        </w:rPr>
      </w:pPr>
      <w:bookmarkStart w:id="137" w:name="_Ref232151144"/>
      <w:r w:rsidRPr="00803481">
        <w:rPr>
          <w:rFonts w:asciiTheme="majorHAnsi" w:hAnsiTheme="majorHAnsi" w:cstheme="majorHAnsi"/>
          <w:color w:val="000000" w:themeColor="text1"/>
          <w:sz w:val="22"/>
          <w:szCs w:val="22"/>
        </w:rPr>
        <w:t xml:space="preserve">Figure </w:t>
      </w:r>
      <w:r w:rsidRPr="00803481">
        <w:rPr>
          <w:rFonts w:asciiTheme="majorHAnsi" w:hAnsiTheme="majorHAnsi" w:cstheme="majorHAnsi"/>
          <w:color w:val="000000" w:themeColor="text1"/>
          <w:sz w:val="22"/>
          <w:szCs w:val="22"/>
        </w:rPr>
        <w:fldChar w:fldCharType="begin"/>
      </w:r>
      <w:r w:rsidRPr="00803481">
        <w:rPr>
          <w:rFonts w:asciiTheme="majorHAnsi" w:hAnsiTheme="majorHAnsi" w:cstheme="majorHAnsi"/>
          <w:color w:val="000000" w:themeColor="text1"/>
          <w:sz w:val="22"/>
          <w:szCs w:val="22"/>
        </w:rPr>
        <w:instrText xml:space="preserve"> SEQ Figure \* ARABIC </w:instrText>
      </w:r>
      <w:r w:rsidRPr="00803481">
        <w:rPr>
          <w:rFonts w:asciiTheme="majorHAnsi" w:hAnsiTheme="majorHAnsi" w:cstheme="majorHAnsi"/>
          <w:color w:val="000000" w:themeColor="text1"/>
          <w:sz w:val="22"/>
          <w:szCs w:val="22"/>
        </w:rPr>
        <w:fldChar w:fldCharType="separate"/>
      </w:r>
      <w:r w:rsidR="003C2E42" w:rsidRPr="00803481">
        <w:rPr>
          <w:rFonts w:asciiTheme="majorHAnsi" w:hAnsiTheme="majorHAnsi" w:cstheme="majorHAnsi"/>
          <w:noProof/>
          <w:color w:val="000000" w:themeColor="text1"/>
          <w:sz w:val="22"/>
          <w:szCs w:val="22"/>
        </w:rPr>
        <w:t>7</w:t>
      </w:r>
      <w:r w:rsidRPr="00803481">
        <w:rPr>
          <w:rFonts w:asciiTheme="majorHAnsi" w:hAnsiTheme="majorHAnsi" w:cstheme="majorHAnsi"/>
          <w:color w:val="000000" w:themeColor="text1"/>
          <w:sz w:val="22"/>
          <w:szCs w:val="22"/>
        </w:rPr>
        <w:fldChar w:fldCharType="end"/>
      </w:r>
      <w:bookmarkEnd w:id="137"/>
      <w:r w:rsidRPr="00803481">
        <w:rPr>
          <w:rFonts w:asciiTheme="majorHAnsi" w:hAnsiTheme="majorHAnsi" w:cstheme="majorHAnsi"/>
          <w:color w:val="000000" w:themeColor="text1"/>
          <w:sz w:val="22"/>
          <w:szCs w:val="22"/>
        </w:rPr>
        <w:t xml:space="preserve"> - </w:t>
      </w:r>
      <w:r w:rsidRPr="00803481">
        <w:rPr>
          <w:rFonts w:asciiTheme="majorHAnsi" w:hAnsiTheme="majorHAnsi" w:cstheme="majorHAnsi"/>
          <w:b w:val="0"/>
          <w:bCs w:val="0"/>
          <w:i/>
          <w:color w:val="000000" w:themeColor="text1"/>
          <w:sz w:val="22"/>
          <w:szCs w:val="22"/>
        </w:rPr>
        <w:t>SELE fit results for n-type InP. (a) Normalized RSS as a function of diffusion length L</w:t>
      </w:r>
      <w:r w:rsidRPr="00803481">
        <w:rPr>
          <w:rFonts w:ascii="Segoe UI Symbol" w:hAnsi="Segoe UI Symbol" w:cs="Segoe UI Symbol"/>
          <w:b w:val="0"/>
          <w:bCs w:val="0"/>
          <w:i/>
          <w:color w:val="000000" w:themeColor="text1"/>
          <w:sz w:val="22"/>
          <w:szCs w:val="22"/>
        </w:rPr>
        <w:t>ₙ</w:t>
      </w:r>
      <w:r w:rsidRPr="00803481">
        <w:rPr>
          <w:rFonts w:asciiTheme="majorHAnsi" w:hAnsiTheme="majorHAnsi" w:cstheme="majorHAnsi"/>
          <w:b w:val="0"/>
          <w:bCs w:val="0"/>
          <w:i/>
          <w:color w:val="000000" w:themeColor="text1"/>
          <w:sz w:val="22"/>
          <w:szCs w:val="22"/>
        </w:rPr>
        <w:t>, evaluated at discrete values of L</w:t>
      </w:r>
      <w:r w:rsidRPr="00803481">
        <w:rPr>
          <w:rFonts w:ascii="Segoe UI Symbol" w:hAnsi="Segoe UI Symbol" w:cs="Segoe UI Symbol"/>
          <w:b w:val="0"/>
          <w:bCs w:val="0"/>
          <w:i/>
          <w:color w:val="000000" w:themeColor="text1"/>
          <w:sz w:val="22"/>
          <w:szCs w:val="22"/>
        </w:rPr>
        <w:t>ₙ</w:t>
      </w:r>
      <w:r w:rsidRPr="00803481">
        <w:rPr>
          <w:rFonts w:asciiTheme="majorHAnsi" w:hAnsiTheme="majorHAnsi" w:cstheme="majorHAnsi"/>
          <w:b w:val="0"/>
          <w:bCs w:val="0"/>
          <w:i/>
          <w:color w:val="000000" w:themeColor="text1"/>
          <w:sz w:val="22"/>
          <w:szCs w:val="22"/>
        </w:rPr>
        <w:t xml:space="preserve"> on a logarithmic grid. The orange dashed line marks the global minimum at L</w:t>
      </w:r>
      <w:r w:rsidRPr="00803481">
        <w:rPr>
          <w:rFonts w:ascii="Segoe UI Symbol" w:hAnsi="Segoe UI Symbol" w:cs="Segoe UI Symbol"/>
          <w:b w:val="0"/>
          <w:bCs w:val="0"/>
          <w:i/>
          <w:color w:val="000000" w:themeColor="text1"/>
          <w:sz w:val="22"/>
          <w:szCs w:val="22"/>
        </w:rPr>
        <w:t>ₙ</w:t>
      </w:r>
      <w:r w:rsidRPr="00803481">
        <w:rPr>
          <w:rFonts w:asciiTheme="majorHAnsi" w:hAnsiTheme="majorHAnsi" w:cstheme="majorHAnsi"/>
          <w:b w:val="0"/>
          <w:bCs w:val="0"/>
          <w:i/>
          <w:color w:val="000000" w:themeColor="text1"/>
          <w:sz w:val="22"/>
          <w:szCs w:val="22"/>
        </w:rPr>
        <w:t xml:space="preserve"> = 0.507 μm. (b) Convergence trajectories of the Nelder–Mead optimization from 45 different initial values of L</w:t>
      </w:r>
      <w:r w:rsidRPr="00803481">
        <w:rPr>
          <w:rFonts w:ascii="Segoe UI Symbol" w:hAnsi="Segoe UI Symbol" w:cs="Segoe UI Symbol"/>
          <w:b w:val="0"/>
          <w:bCs w:val="0"/>
          <w:i/>
          <w:color w:val="000000" w:themeColor="text1"/>
          <w:sz w:val="22"/>
          <w:szCs w:val="22"/>
        </w:rPr>
        <w:t>ₙ</w:t>
      </w:r>
      <w:r w:rsidRPr="00803481">
        <w:rPr>
          <w:rFonts w:asciiTheme="majorHAnsi" w:hAnsiTheme="majorHAnsi" w:cstheme="majorHAnsi"/>
          <w:b w:val="0"/>
          <w:bCs w:val="0"/>
          <w:i/>
          <w:color w:val="000000" w:themeColor="text1"/>
          <w:sz w:val="22"/>
          <w:szCs w:val="22"/>
        </w:rPr>
        <w:t>₀ (color-coded by L₀ from blue to red). The horizontal axis shows normalized optimization progress from start (0) to end (1).</w:t>
      </w:r>
      <w:bookmarkStart w:id="138" w:name="_Ref229734504"/>
    </w:p>
    <w:bookmarkEnd w:id="138"/>
    <w:p w14:paraId="39892257" w14:textId="4C6E7B8E" w:rsidR="00A21A35" w:rsidRPr="00803481" w:rsidRDefault="00000000" w:rsidP="000F4DB0">
      <w:pPr>
        <w:pStyle w:val="Heading2"/>
        <w:numPr>
          <w:ilvl w:val="1"/>
          <w:numId w:val="20"/>
        </w:numPr>
        <w:jc w:val="both"/>
        <w:rPr>
          <w:rFonts w:cstheme="majorHAnsi"/>
          <w:color w:val="000000" w:themeColor="text1"/>
          <w:sz w:val="22"/>
          <w:szCs w:val="22"/>
        </w:rPr>
      </w:pPr>
      <w:r w:rsidRPr="00803481">
        <w:rPr>
          <w:rFonts w:cstheme="majorHAnsi"/>
          <w:color w:val="000000" w:themeColor="text1"/>
          <w:sz w:val="22"/>
          <w:szCs w:val="22"/>
        </w:rPr>
        <w:t>Diffusion Length Extraction – p-type GaAs wafer</w:t>
      </w:r>
    </w:p>
    <w:p w14:paraId="5CF724DE" w14:textId="3E8E6427" w:rsidR="00A21A35" w:rsidRPr="00803481" w:rsidRDefault="00000000" w:rsidP="00C638B2">
      <w:pPr>
        <w:jc w:val="both"/>
        <w:rPr>
          <w:lang w:bidi="he-IL"/>
        </w:rPr>
      </w:pPr>
      <w:r w:rsidRPr="00803481">
        <w:rPr>
          <w:rFonts w:asciiTheme="majorHAnsi" w:hAnsiTheme="majorHAnsi" w:cstheme="majorHAnsi"/>
          <w:color w:val="000000" w:themeColor="text1"/>
        </w:rPr>
        <w:t xml:space="preserve">The SELE fitting procedure described in the Optimization Algorithm section was applied to a p-type GaAs wafer. The wafer is doped with zinc (Zn, p-type) with a carrier concentration of 1.70–2.26×10¹⁹ cm⁻³. The optical constants were obtained from spectroscopic ellipsometry </w:t>
      </w:r>
      <w:r w:rsidR="00D77DA2" w:rsidRPr="00803481">
        <w:rPr>
          <w:rFonts w:asciiTheme="majorHAnsi" w:hAnsiTheme="majorHAnsi" w:cstheme="majorHAnsi"/>
          <w:color w:val="000000" w:themeColor="text1"/>
        </w:rPr>
        <w:fldChar w:fldCharType="begin"/>
      </w:r>
      <w:r w:rsidR="00D77DA2" w:rsidRPr="00803481">
        <w:rPr>
          <w:rFonts w:asciiTheme="majorHAnsi" w:hAnsiTheme="majorHAnsi" w:cstheme="majorHAnsi"/>
          <w:color w:val="000000" w:themeColor="text1"/>
        </w:rPr>
        <w:instrText xml:space="preserve"> REF _Ref237862854 \r \h  \* MERGEFORMAT </w:instrText>
      </w:r>
      <w:r w:rsidR="00D77DA2" w:rsidRPr="00803481">
        <w:rPr>
          <w:rFonts w:asciiTheme="majorHAnsi" w:hAnsiTheme="majorHAnsi" w:cstheme="majorHAnsi"/>
          <w:color w:val="000000" w:themeColor="text1"/>
        </w:rPr>
      </w:r>
      <w:r w:rsidR="00D77DA2" w:rsidRPr="00803481">
        <w:rPr>
          <w:rFonts w:asciiTheme="majorHAnsi" w:hAnsiTheme="majorHAnsi" w:cstheme="majorHAnsi"/>
          <w:color w:val="000000" w:themeColor="text1"/>
        </w:rPr>
        <w:fldChar w:fldCharType="separate"/>
      </w:r>
      <w:r w:rsidR="003C2E42" w:rsidRPr="00803481">
        <w:rPr>
          <w:rFonts w:asciiTheme="majorHAnsi" w:hAnsiTheme="majorHAnsi" w:cstheme="majorHAnsi"/>
          <w:color w:val="000000" w:themeColor="text1"/>
          <w:cs/>
        </w:rPr>
        <w:t>‎</w:t>
      </w:r>
      <w:r w:rsidR="003C2E42" w:rsidRPr="00803481">
        <w:rPr>
          <w:rFonts w:asciiTheme="majorHAnsi" w:hAnsiTheme="majorHAnsi" w:cstheme="majorHAnsi"/>
          <w:color w:val="000000" w:themeColor="text1"/>
        </w:rPr>
        <w:t>[16]</w:t>
      </w:r>
      <w:r w:rsidR="00D77DA2" w:rsidRPr="00803481">
        <w:rPr>
          <w:rFonts w:asciiTheme="majorHAnsi" w:hAnsiTheme="majorHAnsi" w:cstheme="majorHAnsi"/>
          <w:color w:val="000000" w:themeColor="text1"/>
        </w:rPr>
        <w:fldChar w:fldCharType="end"/>
      </w:r>
      <w:ins w:id="139" w:author="Gideon Segev" w:date="2026-09-18T13:20:00Z" w16du:dateUtc="2026-09-18T20:20:00Z">
        <w:r w:rsidR="000F4DB0" w:rsidRPr="000F4DB0">
          <w:rPr>
            <w:rFonts w:asciiTheme="majorHAnsi" w:hAnsiTheme="majorHAnsi" w:cstheme="majorHAnsi"/>
            <w:color w:val="000000" w:themeColor="text1"/>
          </w:rPr>
          <w:t xml:space="preserve"> </w:t>
        </w:r>
      </w:ins>
      <w:moveToRangeStart w:id="140" w:author="Gideon Segev" w:date="2026-09-18T13:20:00Z" w:name="move240630049"/>
      <w:moveTo w:id="141" w:author="Gideon Segev" w:date="2026-09-18T13:20:00Z" w16du:dateUtc="2026-09-18T20:20:00Z">
        <w:del w:id="142" w:author="Gideon Segev" w:date="2026-09-18T13:20:00Z" w16du:dateUtc="2026-09-18T20:20:00Z">
          <w:r w:rsidR="000F4DB0" w:rsidRPr="00803481" w:rsidDel="000F4DB0">
            <w:rPr>
              <w:rFonts w:asciiTheme="majorHAnsi" w:hAnsiTheme="majorHAnsi" w:cstheme="majorHAnsi"/>
              <w:color w:val="000000" w:themeColor="text1"/>
            </w:rPr>
            <w:delText>The optical constants that were obtained from spectroscopic ellipsometry</w:delText>
          </w:r>
        </w:del>
      </w:moveTo>
      <w:ins w:id="143" w:author="Gideon Segev" w:date="2026-09-18T13:20:00Z" w16du:dateUtc="2026-09-18T20:20:00Z">
        <w:r w:rsidR="000F4DB0">
          <w:rPr>
            <w:rFonts w:asciiTheme="majorHAnsi" w:hAnsiTheme="majorHAnsi" w:cstheme="majorHAnsi"/>
            <w:color w:val="000000" w:themeColor="text1"/>
          </w:rPr>
          <w:t>and are</w:t>
        </w:r>
      </w:ins>
      <w:moveTo w:id="144" w:author="Gideon Segev" w:date="2026-09-18T13:20:00Z" w16du:dateUtc="2026-09-18T20:20:00Z">
        <w:r w:rsidR="000F4DB0" w:rsidRPr="00803481">
          <w:rPr>
            <w:rFonts w:asciiTheme="majorHAnsi" w:hAnsiTheme="majorHAnsi" w:cstheme="majorHAnsi"/>
            <w:color w:val="000000" w:themeColor="text1"/>
          </w:rPr>
          <w:t xml:space="preserve"> are shown in </w:t>
        </w:r>
        <w:r w:rsidR="000F4DB0" w:rsidRPr="00803481">
          <w:rPr>
            <w:rFonts w:asciiTheme="majorHAnsi" w:hAnsiTheme="majorHAnsi" w:cstheme="majorHAnsi"/>
            <w:color w:val="000000" w:themeColor="text1"/>
          </w:rPr>
          <w:fldChar w:fldCharType="begin"/>
        </w:r>
        <w:r w:rsidR="000F4DB0" w:rsidRPr="00803481">
          <w:rPr>
            <w:rFonts w:asciiTheme="majorHAnsi" w:hAnsiTheme="majorHAnsi" w:cstheme="majorHAnsi"/>
            <w:color w:val="000000" w:themeColor="text1"/>
          </w:rPr>
          <w:instrText xml:space="preserve"> REF _Ref235967829 \h </w:instrText>
        </w:r>
        <w:r w:rsidR="000F4DB0">
          <w:rPr>
            <w:rFonts w:asciiTheme="majorHAnsi" w:hAnsiTheme="majorHAnsi" w:cstheme="majorHAnsi"/>
            <w:color w:val="000000" w:themeColor="text1"/>
          </w:rPr>
          <w:instrText xml:space="preserve"> \* MERGEFORMAT </w:instrText>
        </w:r>
        <w:r w:rsidR="000F4DB0" w:rsidRPr="00803481">
          <w:rPr>
            <w:rFonts w:asciiTheme="majorHAnsi" w:hAnsiTheme="majorHAnsi" w:cstheme="majorHAnsi"/>
            <w:color w:val="000000" w:themeColor="text1"/>
          </w:rPr>
        </w:r>
        <w:r w:rsidR="000F4DB0" w:rsidRPr="00803481">
          <w:rPr>
            <w:rFonts w:asciiTheme="majorHAnsi" w:hAnsiTheme="majorHAnsi" w:cstheme="majorHAnsi"/>
            <w:color w:val="000000" w:themeColor="text1"/>
          </w:rPr>
          <w:fldChar w:fldCharType="separate"/>
        </w:r>
        <w:r w:rsidR="000F4DB0" w:rsidRPr="00803481">
          <w:rPr>
            <w:rFonts w:asciiTheme="majorHAnsi" w:hAnsiTheme="majorHAnsi" w:cstheme="majorHAnsi"/>
            <w:color w:val="000000" w:themeColor="text1"/>
          </w:rPr>
          <w:t xml:space="preserve">Figure </w:t>
        </w:r>
        <w:r w:rsidR="000F4DB0" w:rsidRPr="00803481">
          <w:rPr>
            <w:rFonts w:asciiTheme="majorHAnsi" w:hAnsiTheme="majorHAnsi" w:cstheme="majorHAnsi"/>
            <w:noProof/>
            <w:color w:val="000000" w:themeColor="text1"/>
          </w:rPr>
          <w:t>8</w:t>
        </w:r>
        <w:r w:rsidR="000F4DB0" w:rsidRPr="00803481">
          <w:rPr>
            <w:rFonts w:asciiTheme="majorHAnsi" w:hAnsiTheme="majorHAnsi" w:cstheme="majorHAnsi"/>
            <w:color w:val="000000" w:themeColor="text1"/>
          </w:rPr>
          <w:fldChar w:fldCharType="end"/>
        </w:r>
        <w:r w:rsidR="000F4DB0" w:rsidRPr="00803481">
          <w:rPr>
            <w:rFonts w:asciiTheme="majorHAnsi" w:hAnsiTheme="majorHAnsi" w:cstheme="majorHAnsi"/>
            <w:color w:val="000000" w:themeColor="text1"/>
          </w:rPr>
          <w:t>.</w:t>
        </w:r>
      </w:moveTo>
      <w:moveToRangeEnd w:id="140"/>
      <w:r w:rsidRPr="00803481">
        <w:rPr>
          <w:rFonts w:asciiTheme="majorHAnsi" w:hAnsiTheme="majorHAnsi" w:cstheme="majorHAnsi"/>
          <w:color w:val="000000" w:themeColor="text1"/>
        </w:rPr>
        <w:t>.</w:t>
      </w:r>
      <w:commentRangeStart w:id="145"/>
      <w:r w:rsidRPr="00803481">
        <w:rPr>
          <w:rFonts w:asciiTheme="majorHAnsi" w:hAnsiTheme="majorHAnsi" w:cstheme="majorHAnsi"/>
          <w:color w:val="000000" w:themeColor="text1"/>
        </w:rPr>
        <w:t xml:space="preserve"> </w:t>
      </w:r>
      <w:r w:rsidRPr="00803481">
        <w:rPr>
          <w:rFonts w:asciiTheme="majorHAnsi" w:hAnsiTheme="majorHAnsi" w:cstheme="majorHAnsi"/>
          <w:color w:val="000000" w:themeColor="text1"/>
        </w:rPr>
        <w:fldChar w:fldCharType="begin"/>
      </w:r>
      <w:r w:rsidRPr="00803481">
        <w:rPr>
          <w:rFonts w:asciiTheme="majorHAnsi" w:hAnsiTheme="majorHAnsi" w:cstheme="majorHAnsi"/>
          <w:color w:val="000000" w:themeColor="text1"/>
        </w:rPr>
        <w:instrText xml:space="preserve"> REF _Ref232678590 \h </w:instrText>
      </w:r>
      <w:r w:rsidR="00803481">
        <w:rPr>
          <w:rFonts w:asciiTheme="majorHAnsi" w:hAnsiTheme="majorHAnsi" w:cstheme="majorHAnsi"/>
          <w:color w:val="000000" w:themeColor="text1"/>
        </w:rPr>
        <w:instrText xml:space="preserve"> \* MERGEFORMAT </w:instrText>
      </w:r>
      <w:r w:rsidRPr="00803481">
        <w:rPr>
          <w:rFonts w:asciiTheme="majorHAnsi" w:hAnsiTheme="majorHAnsi" w:cstheme="majorHAnsi"/>
          <w:color w:val="000000" w:themeColor="text1"/>
        </w:rPr>
      </w:r>
      <w:r w:rsidRPr="00803481">
        <w:rPr>
          <w:rFonts w:asciiTheme="majorHAnsi" w:hAnsiTheme="majorHAnsi" w:cstheme="majorHAnsi"/>
          <w:color w:val="000000" w:themeColor="text1"/>
        </w:rPr>
        <w:fldChar w:fldCharType="separate"/>
      </w:r>
      <w:r w:rsidR="003C2E42" w:rsidRPr="00803481">
        <w:rPr>
          <w:rFonts w:asciiTheme="majorHAnsi" w:hAnsiTheme="majorHAnsi" w:cstheme="majorHAnsi"/>
          <w:color w:val="000000" w:themeColor="text1"/>
        </w:rPr>
        <w:t xml:space="preserve">Figure </w:t>
      </w:r>
      <w:r w:rsidR="003C2E42" w:rsidRPr="00803481">
        <w:rPr>
          <w:rFonts w:asciiTheme="majorHAnsi" w:hAnsiTheme="majorHAnsi" w:cstheme="majorHAnsi"/>
          <w:noProof/>
          <w:color w:val="000000" w:themeColor="text1"/>
        </w:rPr>
        <w:t>9</w:t>
      </w:r>
      <w:r w:rsidRPr="00803481">
        <w:rPr>
          <w:rFonts w:asciiTheme="majorHAnsi" w:hAnsiTheme="majorHAnsi" w:cstheme="majorHAnsi"/>
          <w:color w:val="000000" w:themeColor="text1"/>
        </w:rPr>
        <w:fldChar w:fldCharType="end"/>
      </w:r>
      <w:r w:rsidR="00C8446D">
        <w:rPr>
          <w:rFonts w:asciiTheme="majorHAnsi" w:hAnsiTheme="majorHAnsi" w:cstheme="majorHAnsi"/>
          <w:color w:val="000000" w:themeColor="text1"/>
        </w:rPr>
        <w:t>a</w:t>
      </w:r>
      <w:r>
        <w:rPr>
          <w:rFonts w:asciiTheme="majorHAnsi" w:hAnsiTheme="majorHAnsi" w:cstheme="majorHAnsi"/>
          <w:color w:val="000000" w:themeColor="text1"/>
        </w:rPr>
        <w:t xml:space="preserve"> shows the raw PL map acquired from this sample, </w:t>
      </w:r>
      <w:r w:rsidR="00C8446D">
        <w:rPr>
          <w:rFonts w:asciiTheme="majorHAnsi" w:hAnsiTheme="majorHAnsi" w:cstheme="majorHAnsi"/>
          <w:color w:val="000000" w:themeColor="text1"/>
        </w:rPr>
        <w:fldChar w:fldCharType="begin"/>
      </w:r>
      <w:r w:rsidR="00C8446D">
        <w:rPr>
          <w:rFonts w:asciiTheme="majorHAnsi" w:hAnsiTheme="majorHAnsi" w:cstheme="majorHAnsi"/>
          <w:color w:val="000000" w:themeColor="text1"/>
        </w:rPr>
        <w:instrText xml:space="preserve"> REF _Ref232678590 \h </w:instrText>
      </w:r>
      <w:r w:rsidR="00C8446D">
        <w:rPr>
          <w:rFonts w:asciiTheme="majorHAnsi" w:hAnsiTheme="majorHAnsi" w:cstheme="majorHAnsi"/>
          <w:color w:val="000000" w:themeColor="text1"/>
        </w:rPr>
      </w:r>
      <w:r w:rsidR="00C8446D">
        <w:rPr>
          <w:rFonts w:asciiTheme="majorHAnsi" w:hAnsiTheme="majorHAnsi" w:cstheme="majorHAnsi"/>
          <w:color w:val="000000" w:themeColor="text1"/>
        </w:rPr>
        <w:fldChar w:fldCharType="separate"/>
      </w:r>
      <w:r w:rsidR="00C8446D" w:rsidRPr="00803481">
        <w:rPr>
          <w:rFonts w:asciiTheme="majorHAnsi" w:hAnsiTheme="majorHAnsi" w:cstheme="majorHAnsi"/>
          <w:color w:val="000000" w:themeColor="text1"/>
        </w:rPr>
        <w:t xml:space="preserve">Figure </w:t>
      </w:r>
      <w:r w:rsidR="00C8446D" w:rsidRPr="00803481">
        <w:rPr>
          <w:rFonts w:asciiTheme="majorHAnsi" w:hAnsiTheme="majorHAnsi" w:cstheme="majorHAnsi"/>
          <w:noProof/>
          <w:color w:val="000000" w:themeColor="text1"/>
        </w:rPr>
        <w:t>9</w:t>
      </w:r>
      <w:r w:rsidR="00C8446D">
        <w:rPr>
          <w:rFonts w:asciiTheme="majorHAnsi" w:hAnsiTheme="majorHAnsi" w:cstheme="majorHAnsi"/>
          <w:color w:val="000000" w:themeColor="text1"/>
        </w:rPr>
        <w:fldChar w:fldCharType="end"/>
      </w:r>
      <w:r w:rsidR="00C8446D">
        <w:rPr>
          <w:rFonts w:asciiTheme="majorHAnsi" w:hAnsiTheme="majorHAnsi" w:cstheme="majorHAnsi"/>
          <w:color w:val="000000" w:themeColor="text1"/>
        </w:rPr>
        <w:t xml:space="preserve">b shows </w:t>
      </w:r>
      <w:r>
        <w:rPr>
          <w:rFonts w:asciiTheme="majorHAnsi" w:hAnsiTheme="majorHAnsi" w:cstheme="majorHAnsi"/>
          <w:color w:val="000000" w:themeColor="text1"/>
        </w:rPr>
        <w:t>the corresponding model prediction using the extracted diffusion length and transport parameter.</w:t>
      </w:r>
      <w:commentRangeEnd w:id="145"/>
      <w:r w:rsidR="000F4DB0" w:rsidRPr="00803481">
        <w:rPr>
          <w:rStyle w:val="CommentReference"/>
          <w:rFonts w:asciiTheme="majorHAnsi" w:hAnsiTheme="majorHAnsi" w:cstheme="majorHAnsi"/>
          <w:color w:val="000000" w:themeColor="text1"/>
          <w:sz w:val="22"/>
          <w:szCs w:val="22"/>
        </w:rPr>
        <w:commentReference w:id="145"/>
      </w:r>
      <w:r w:rsidR="008810F9" w:rsidRPr="00803481">
        <w:rPr>
          <w:rFonts w:asciiTheme="majorHAnsi" w:hAnsiTheme="majorHAnsi" w:cstheme="majorHAnsi"/>
          <w:color w:val="000000" w:themeColor="text1"/>
        </w:rPr>
        <w:t xml:space="preserve"> </w:t>
      </w:r>
      <w:moveFromRangeStart w:id="146" w:author="Gideon Segev" w:date="2026-09-18T13:20:00Z" w:name="move240630049"/>
      <w:moveFrom w:id="147" w:author="Gideon Segev" w:date="2026-09-18T13:20:00Z" w16du:dateUtc="2026-09-18T20:20:00Z">
        <w:r w:rsidR="008810F9" w:rsidRPr="00803481" w:rsidDel="000F4DB0">
          <w:rPr>
            <w:rFonts w:asciiTheme="majorHAnsi" w:hAnsiTheme="majorHAnsi" w:cstheme="majorHAnsi"/>
            <w:color w:val="000000" w:themeColor="text1"/>
          </w:rPr>
          <w:t xml:space="preserve">The optical constants that were obtained from spectroscopic ellipsometry are shown in </w:t>
        </w:r>
        <w:r w:rsidR="008810F9" w:rsidRPr="00803481" w:rsidDel="000F4DB0">
          <w:rPr>
            <w:rFonts w:asciiTheme="majorHAnsi" w:hAnsiTheme="majorHAnsi" w:cstheme="majorHAnsi"/>
            <w:color w:val="000000" w:themeColor="text1"/>
          </w:rPr>
          <w:fldChar w:fldCharType="begin"/>
        </w:r>
        <w:r w:rsidR="008810F9" w:rsidRPr="00803481" w:rsidDel="000F4DB0">
          <w:rPr>
            <w:rFonts w:asciiTheme="majorHAnsi" w:hAnsiTheme="majorHAnsi" w:cstheme="majorHAnsi"/>
            <w:color w:val="000000" w:themeColor="text1"/>
          </w:rPr>
          <w:instrText xml:space="preserve"> REF _Ref235967829 \h </w:instrText>
        </w:r>
        <w:r w:rsidR="00803481" w:rsidDel="000F4DB0">
          <w:rPr>
            <w:rFonts w:asciiTheme="majorHAnsi" w:hAnsiTheme="majorHAnsi" w:cstheme="majorHAnsi"/>
            <w:color w:val="000000" w:themeColor="text1"/>
          </w:rPr>
          <w:instrText xml:space="preserve"> \* MERGEFORMAT </w:instrText>
        </w:r>
        <w:r w:rsidR="008810F9" w:rsidRPr="00803481" w:rsidDel="000F4DB0">
          <w:rPr>
            <w:rFonts w:asciiTheme="majorHAnsi" w:hAnsiTheme="majorHAnsi" w:cstheme="majorHAnsi"/>
            <w:color w:val="000000" w:themeColor="text1"/>
          </w:rPr>
        </w:r>
        <w:r w:rsidR="008810F9" w:rsidRPr="00803481" w:rsidDel="000F4DB0">
          <w:rPr>
            <w:rFonts w:asciiTheme="majorHAnsi" w:hAnsiTheme="majorHAnsi" w:cstheme="majorHAnsi"/>
            <w:color w:val="000000" w:themeColor="text1"/>
          </w:rPr>
          <w:fldChar w:fldCharType="separate"/>
        </w:r>
        <w:r w:rsidR="003C2E42" w:rsidRPr="00803481" w:rsidDel="000F4DB0">
          <w:rPr>
            <w:rFonts w:asciiTheme="majorHAnsi" w:hAnsiTheme="majorHAnsi" w:cstheme="majorHAnsi"/>
            <w:color w:val="000000" w:themeColor="text1"/>
          </w:rPr>
          <w:t xml:space="preserve">Figure </w:t>
        </w:r>
        <w:r w:rsidR="003C2E42" w:rsidRPr="00803481" w:rsidDel="000F4DB0">
          <w:rPr>
            <w:rFonts w:asciiTheme="majorHAnsi" w:hAnsiTheme="majorHAnsi" w:cstheme="majorHAnsi"/>
            <w:noProof/>
            <w:color w:val="000000" w:themeColor="text1"/>
          </w:rPr>
          <w:t>8</w:t>
        </w:r>
        <w:r w:rsidR="008810F9" w:rsidRPr="00803481" w:rsidDel="000F4DB0">
          <w:rPr>
            <w:rFonts w:asciiTheme="majorHAnsi" w:hAnsiTheme="majorHAnsi" w:cstheme="majorHAnsi"/>
            <w:color w:val="000000" w:themeColor="text1"/>
          </w:rPr>
          <w:fldChar w:fldCharType="end"/>
        </w:r>
        <w:r w:rsidR="008810F9" w:rsidRPr="00803481" w:rsidDel="000F4DB0">
          <w:rPr>
            <w:rFonts w:asciiTheme="majorHAnsi" w:hAnsiTheme="majorHAnsi" w:cstheme="majorHAnsi"/>
            <w:color w:val="000000" w:themeColor="text1"/>
          </w:rPr>
          <w:t xml:space="preserve">. </w:t>
        </w:r>
      </w:moveFrom>
      <w:moveFromRangeEnd w:id="146"/>
      <w:r w:rsidR="008810F9" w:rsidRPr="00803481">
        <w:rPr>
          <w:rFonts w:asciiTheme="majorHAnsi" w:hAnsiTheme="majorHAnsi" w:cstheme="majorHAnsi"/>
          <w:color w:val="000000" w:themeColor="text1"/>
        </w:rPr>
        <w:t xml:space="preserve">The emission wavelengths used for fitting were selected in the range of 870–920 nm, where the model best reproduces the data as shown in </w:t>
      </w:r>
      <w:r w:rsidR="008810F9" w:rsidRPr="00803481">
        <w:rPr>
          <w:rFonts w:asciiTheme="majorHAnsi" w:hAnsiTheme="majorHAnsi" w:cstheme="majorHAnsi"/>
          <w:b/>
          <w:bCs/>
          <w:color w:val="000000" w:themeColor="text1"/>
        </w:rPr>
        <w:fldChar w:fldCharType="begin"/>
      </w:r>
      <w:r w:rsidR="008810F9" w:rsidRPr="00803481">
        <w:rPr>
          <w:rFonts w:asciiTheme="majorHAnsi" w:hAnsiTheme="majorHAnsi" w:cstheme="majorHAnsi"/>
          <w:color w:val="000000" w:themeColor="text1"/>
        </w:rPr>
        <w:instrText xml:space="preserve"> REF _Ref235967888 \h </w:instrText>
      </w:r>
      <w:r w:rsidR="00803481">
        <w:rPr>
          <w:rFonts w:asciiTheme="majorHAnsi" w:hAnsiTheme="majorHAnsi" w:cstheme="majorHAnsi"/>
          <w:b/>
          <w:bCs/>
          <w:color w:val="000000" w:themeColor="text1"/>
        </w:rPr>
        <w:instrText xml:space="preserve"> \* MERGEFORMAT </w:instrText>
      </w:r>
      <w:r w:rsidR="008810F9" w:rsidRPr="00803481">
        <w:rPr>
          <w:rFonts w:asciiTheme="majorHAnsi" w:hAnsiTheme="majorHAnsi" w:cstheme="majorHAnsi"/>
          <w:b/>
          <w:bCs/>
          <w:color w:val="000000" w:themeColor="text1"/>
        </w:rPr>
      </w:r>
      <w:r w:rsidR="008810F9" w:rsidRPr="00803481">
        <w:rPr>
          <w:rFonts w:asciiTheme="majorHAnsi" w:hAnsiTheme="majorHAnsi" w:cstheme="majorHAnsi"/>
          <w:b/>
          <w:bCs/>
          <w:color w:val="000000" w:themeColor="text1"/>
        </w:rPr>
        <w:fldChar w:fldCharType="separate"/>
      </w:r>
      <w:r w:rsidR="003C2E42" w:rsidRPr="00803481">
        <w:rPr>
          <w:rFonts w:asciiTheme="majorHAnsi" w:hAnsiTheme="majorHAnsi" w:cstheme="majorHAnsi"/>
          <w:color w:val="000000" w:themeColor="text1"/>
        </w:rPr>
        <w:t xml:space="preserve">Figure </w:t>
      </w:r>
      <w:r w:rsidR="003C2E42" w:rsidRPr="00803481">
        <w:rPr>
          <w:rFonts w:asciiTheme="majorHAnsi" w:hAnsiTheme="majorHAnsi" w:cstheme="majorHAnsi"/>
          <w:noProof/>
          <w:color w:val="000000" w:themeColor="text1"/>
        </w:rPr>
        <w:t>10</w:t>
      </w:r>
      <w:r w:rsidR="008810F9" w:rsidRPr="00803481">
        <w:rPr>
          <w:rFonts w:asciiTheme="majorHAnsi" w:hAnsiTheme="majorHAnsi" w:cstheme="majorHAnsi"/>
          <w:b/>
          <w:bCs/>
          <w:color w:val="000000" w:themeColor="text1"/>
        </w:rPr>
        <w:fldChar w:fldCharType="end"/>
      </w:r>
      <w:r w:rsidR="008810F9" w:rsidRPr="00803481">
        <w:rPr>
          <w:rFonts w:asciiTheme="majorHAnsi" w:hAnsiTheme="majorHAnsi" w:cstheme="majorHAnsi"/>
          <w:b/>
          <w:bCs/>
          <w:color w:val="000000" w:themeColor="text1"/>
        </w:rPr>
        <w:t>.</w:t>
      </w:r>
    </w:p>
    <w:p w14:paraId="5FCB222B" w14:textId="50BB634E" w:rsidR="00895E1B" w:rsidRPr="00803481" w:rsidRDefault="00895E1B" w:rsidP="000F1916">
      <w:pPr>
        <w:jc w:val="both"/>
        <w:rPr>
          <w:rFonts w:asciiTheme="majorHAnsi" w:hAnsiTheme="majorHAnsi" w:cstheme="majorHAnsi"/>
          <w:color w:val="000000" w:themeColor="text1"/>
        </w:rPr>
      </w:pPr>
      <w:r w:rsidRPr="00803481">
        <w:rPr>
          <w:rFonts w:asciiTheme="majorHAnsi" w:hAnsiTheme="majorHAnsi" w:cstheme="majorHAnsi"/>
          <w:noProof/>
          <w:color w:val="000000" w:themeColor="text1"/>
        </w:rPr>
        <w:lastRenderedPageBreak/>
        <w:drawing>
          <wp:inline distT="0" distB="0" distL="0" distR="0" wp14:anchorId="3FDD7ACE" wp14:editId="57EB609E">
            <wp:extent cx="5486400" cy="1914525"/>
            <wp:effectExtent l="0" t="0" r="0" b="3175"/>
            <wp:docPr id="412331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31428" name=""/>
                    <pic:cNvPicPr/>
                  </pic:nvPicPr>
                  <pic:blipFill>
                    <a:blip r:embed="rId19"/>
                    <a:stretch>
                      <a:fillRect/>
                    </a:stretch>
                  </pic:blipFill>
                  <pic:spPr>
                    <a:xfrm>
                      <a:off x="0" y="0"/>
                      <a:ext cx="5486400" cy="1914525"/>
                    </a:xfrm>
                    <a:prstGeom prst="rect">
                      <a:avLst/>
                    </a:prstGeom>
                  </pic:spPr>
                </pic:pic>
              </a:graphicData>
            </a:graphic>
          </wp:inline>
        </w:drawing>
      </w:r>
    </w:p>
    <w:p w14:paraId="4CC714B1" w14:textId="1ED93D39" w:rsidR="003B34A9" w:rsidRPr="00803481" w:rsidRDefault="00895E1B" w:rsidP="00895E1B">
      <w:pPr>
        <w:pStyle w:val="Caption"/>
        <w:rPr>
          <w:rFonts w:asciiTheme="majorHAnsi" w:hAnsiTheme="majorHAnsi" w:cstheme="majorHAnsi"/>
          <w:color w:val="000000" w:themeColor="text1"/>
        </w:rPr>
      </w:pPr>
      <w:bookmarkStart w:id="148" w:name="_Ref235967829"/>
      <w:r w:rsidRPr="00803481">
        <w:rPr>
          <w:rFonts w:asciiTheme="majorHAnsi" w:hAnsiTheme="majorHAnsi" w:cstheme="majorHAnsi"/>
          <w:color w:val="000000" w:themeColor="text1"/>
          <w:sz w:val="22"/>
          <w:szCs w:val="22"/>
        </w:rPr>
        <w:t xml:space="preserve">Figure </w:t>
      </w:r>
      <w:r w:rsidRPr="00803481">
        <w:rPr>
          <w:rFonts w:asciiTheme="majorHAnsi" w:hAnsiTheme="majorHAnsi" w:cstheme="majorHAnsi"/>
          <w:color w:val="000000" w:themeColor="text1"/>
          <w:sz w:val="22"/>
          <w:szCs w:val="22"/>
        </w:rPr>
        <w:fldChar w:fldCharType="begin"/>
      </w:r>
      <w:r w:rsidRPr="00803481">
        <w:rPr>
          <w:rFonts w:asciiTheme="majorHAnsi" w:hAnsiTheme="majorHAnsi" w:cstheme="majorHAnsi"/>
          <w:color w:val="000000" w:themeColor="text1"/>
          <w:sz w:val="22"/>
          <w:szCs w:val="22"/>
        </w:rPr>
        <w:instrText xml:space="preserve"> SEQ Figure \* ARABIC </w:instrText>
      </w:r>
      <w:r w:rsidRPr="00803481">
        <w:rPr>
          <w:rFonts w:asciiTheme="majorHAnsi" w:hAnsiTheme="majorHAnsi" w:cstheme="majorHAnsi"/>
          <w:color w:val="000000" w:themeColor="text1"/>
          <w:sz w:val="22"/>
          <w:szCs w:val="22"/>
        </w:rPr>
        <w:fldChar w:fldCharType="separate"/>
      </w:r>
      <w:r w:rsidR="003C2E42" w:rsidRPr="00803481">
        <w:rPr>
          <w:rFonts w:asciiTheme="majorHAnsi" w:hAnsiTheme="majorHAnsi" w:cstheme="majorHAnsi"/>
          <w:noProof/>
          <w:color w:val="000000" w:themeColor="text1"/>
          <w:sz w:val="22"/>
          <w:szCs w:val="22"/>
        </w:rPr>
        <w:t>8</w:t>
      </w:r>
      <w:r w:rsidRPr="00803481">
        <w:rPr>
          <w:rFonts w:asciiTheme="majorHAnsi" w:hAnsiTheme="majorHAnsi" w:cstheme="majorHAnsi"/>
          <w:color w:val="000000" w:themeColor="text1"/>
          <w:sz w:val="22"/>
          <w:szCs w:val="22"/>
        </w:rPr>
        <w:fldChar w:fldCharType="end"/>
      </w:r>
      <w:bookmarkEnd w:id="148"/>
      <w:r w:rsidRPr="00803481">
        <w:rPr>
          <w:rFonts w:asciiTheme="majorHAnsi" w:hAnsiTheme="majorHAnsi" w:cstheme="majorHAnsi"/>
          <w:color w:val="000000" w:themeColor="text1"/>
          <w:sz w:val="22"/>
          <w:szCs w:val="22"/>
        </w:rPr>
        <w:t xml:space="preserve"> -</w:t>
      </w:r>
      <w:r w:rsidRPr="00803481">
        <w:t xml:space="preserve"> </w:t>
      </w:r>
      <w:r w:rsidRPr="00803481">
        <w:rPr>
          <w:rFonts w:asciiTheme="majorHAnsi" w:hAnsiTheme="majorHAnsi" w:cstheme="majorHAnsi"/>
          <w:b w:val="0"/>
          <w:bCs w:val="0"/>
          <w:i/>
          <w:color w:val="000000" w:themeColor="text1"/>
          <w:sz w:val="22"/>
          <w:szCs w:val="22"/>
        </w:rPr>
        <w:t>Optical constants of the p-type GaAs wafer: (a) refractive index n, (b) extinction coefficient k, (c) absorption coefficient α.</w:t>
      </w:r>
    </w:p>
    <w:p w14:paraId="104E3A82" w14:textId="089E98E3" w:rsidR="00BF7370" w:rsidRPr="00803481" w:rsidRDefault="004E4F71">
      <w:pPr>
        <w:jc w:val="center"/>
        <w:rPr>
          <w:rFonts w:asciiTheme="majorHAnsi" w:hAnsiTheme="majorHAnsi" w:cstheme="majorHAnsi"/>
          <w:color w:val="000000" w:themeColor="text1"/>
        </w:rPr>
      </w:pPr>
      <w:r w:rsidRPr="004E4F71">
        <w:rPr>
          <w:noProof/>
        </w:rPr>
        <w:t xml:space="preserve"> </w:t>
      </w:r>
      <w:r w:rsidRPr="004E4F71">
        <w:rPr>
          <w:rFonts w:asciiTheme="majorHAnsi" w:hAnsiTheme="majorHAnsi" w:cstheme="majorHAnsi"/>
          <w:noProof/>
          <w:color w:val="000000" w:themeColor="text1"/>
        </w:rPr>
        <w:drawing>
          <wp:inline distT="0" distB="0" distL="0" distR="0" wp14:anchorId="73FC0A25" wp14:editId="03CE4E98">
            <wp:extent cx="5486400" cy="2493645"/>
            <wp:effectExtent l="0" t="0" r="0" b="0"/>
            <wp:docPr id="196239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96021" name=""/>
                    <pic:cNvPicPr/>
                  </pic:nvPicPr>
                  <pic:blipFill>
                    <a:blip r:embed="rId20"/>
                    <a:stretch>
                      <a:fillRect/>
                    </a:stretch>
                  </pic:blipFill>
                  <pic:spPr>
                    <a:xfrm>
                      <a:off x="0" y="0"/>
                      <a:ext cx="5486400" cy="2493645"/>
                    </a:xfrm>
                    <a:prstGeom prst="rect">
                      <a:avLst/>
                    </a:prstGeom>
                  </pic:spPr>
                </pic:pic>
              </a:graphicData>
            </a:graphic>
          </wp:inline>
        </w:drawing>
      </w:r>
    </w:p>
    <w:p w14:paraId="2427493F" w14:textId="0A888968" w:rsidR="00BF7370" w:rsidRPr="00803481" w:rsidRDefault="003B34A9" w:rsidP="003B34A9">
      <w:pPr>
        <w:pStyle w:val="Caption"/>
        <w:jc w:val="both"/>
        <w:rPr>
          <w:rFonts w:asciiTheme="majorHAnsi" w:hAnsiTheme="majorHAnsi" w:cstheme="majorHAnsi"/>
          <w:b w:val="0"/>
          <w:bCs w:val="0"/>
          <w:i/>
          <w:color w:val="000000" w:themeColor="text1"/>
          <w:sz w:val="22"/>
          <w:szCs w:val="22"/>
        </w:rPr>
      </w:pPr>
      <w:bookmarkStart w:id="149" w:name="_Ref232678590"/>
      <w:r w:rsidRPr="00803481">
        <w:rPr>
          <w:rFonts w:asciiTheme="majorHAnsi" w:hAnsiTheme="majorHAnsi" w:cstheme="majorHAnsi"/>
          <w:color w:val="000000" w:themeColor="text1"/>
          <w:sz w:val="22"/>
          <w:szCs w:val="22"/>
        </w:rPr>
        <w:t xml:space="preserve">Figure </w:t>
      </w:r>
      <w:r w:rsidRPr="00803481">
        <w:rPr>
          <w:rFonts w:asciiTheme="majorHAnsi" w:hAnsiTheme="majorHAnsi" w:cstheme="majorHAnsi"/>
          <w:color w:val="000000" w:themeColor="text1"/>
          <w:sz w:val="22"/>
          <w:szCs w:val="22"/>
        </w:rPr>
        <w:fldChar w:fldCharType="begin"/>
      </w:r>
      <w:r w:rsidRPr="00803481">
        <w:rPr>
          <w:rFonts w:asciiTheme="majorHAnsi" w:hAnsiTheme="majorHAnsi" w:cstheme="majorHAnsi"/>
          <w:color w:val="000000" w:themeColor="text1"/>
          <w:sz w:val="22"/>
          <w:szCs w:val="22"/>
        </w:rPr>
        <w:instrText xml:space="preserve"> SEQ Figure \* ARABIC </w:instrText>
      </w:r>
      <w:r w:rsidRPr="00803481">
        <w:rPr>
          <w:rFonts w:asciiTheme="majorHAnsi" w:hAnsiTheme="majorHAnsi" w:cstheme="majorHAnsi"/>
          <w:color w:val="000000" w:themeColor="text1"/>
          <w:sz w:val="22"/>
          <w:szCs w:val="22"/>
        </w:rPr>
        <w:fldChar w:fldCharType="separate"/>
      </w:r>
      <w:r w:rsidR="003C2E42" w:rsidRPr="00803481">
        <w:rPr>
          <w:rFonts w:asciiTheme="majorHAnsi" w:hAnsiTheme="majorHAnsi" w:cstheme="majorHAnsi"/>
          <w:noProof/>
          <w:color w:val="000000" w:themeColor="text1"/>
          <w:sz w:val="22"/>
          <w:szCs w:val="22"/>
        </w:rPr>
        <w:t>9</w:t>
      </w:r>
      <w:r w:rsidRPr="00803481">
        <w:rPr>
          <w:rFonts w:asciiTheme="majorHAnsi" w:hAnsiTheme="majorHAnsi" w:cstheme="majorHAnsi"/>
          <w:color w:val="000000" w:themeColor="text1"/>
          <w:sz w:val="22"/>
          <w:szCs w:val="22"/>
        </w:rPr>
        <w:fldChar w:fldCharType="end"/>
      </w:r>
      <w:bookmarkEnd w:id="149"/>
      <w:r w:rsidRPr="00803481">
        <w:rPr>
          <w:rFonts w:asciiTheme="majorHAnsi" w:hAnsiTheme="majorHAnsi" w:cstheme="majorHAnsi"/>
          <w:b w:val="0"/>
          <w:bCs w:val="0"/>
          <w:color w:val="000000" w:themeColor="text1"/>
          <w:sz w:val="22"/>
          <w:szCs w:val="22"/>
        </w:rPr>
        <w:t xml:space="preserve"> </w:t>
      </w:r>
      <w:r>
        <w:rPr>
          <w:rFonts w:asciiTheme="majorHAnsi" w:hAnsiTheme="majorHAnsi" w:cstheme="majorHAnsi"/>
          <w:b w:val="0"/>
          <w:bCs w:val="0"/>
          <w:i/>
          <w:color w:val="000000" w:themeColor="text1"/>
          <w:sz w:val="22"/>
          <w:szCs w:val="22"/>
        </w:rPr>
        <w:t>- Photoluminescence map of the p-type GaAs wafer, color-coded by excitation wavelength. (a) Measured. (b) Model, using the extracted diffusion length and transport parameter.</w:t>
      </w:r>
    </w:p>
    <w:p w14:paraId="2CD0DB0E" w14:textId="77777777" w:rsidR="00C638B2" w:rsidRPr="00803481" w:rsidRDefault="00C638B2" w:rsidP="00C638B2"/>
    <w:p w14:paraId="3774CA4A" w14:textId="21E0203A" w:rsidR="00C638B2" w:rsidRPr="00803481" w:rsidRDefault="004E4F71" w:rsidP="00C638B2">
      <w:r w:rsidRPr="004E4F71">
        <w:rPr>
          <w:noProof/>
        </w:rPr>
        <w:lastRenderedPageBreak/>
        <w:drawing>
          <wp:inline distT="0" distB="0" distL="0" distR="0" wp14:anchorId="2E410C7D" wp14:editId="0C63AEB3">
            <wp:extent cx="5486400" cy="3895725"/>
            <wp:effectExtent l="0" t="0" r="0" b="3175"/>
            <wp:docPr id="95717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71673" name=""/>
                    <pic:cNvPicPr/>
                  </pic:nvPicPr>
                  <pic:blipFill>
                    <a:blip r:embed="rId21"/>
                    <a:stretch>
                      <a:fillRect/>
                    </a:stretch>
                  </pic:blipFill>
                  <pic:spPr>
                    <a:xfrm>
                      <a:off x="0" y="0"/>
                      <a:ext cx="5486400" cy="3895725"/>
                    </a:xfrm>
                    <a:prstGeom prst="rect">
                      <a:avLst/>
                    </a:prstGeom>
                  </pic:spPr>
                </pic:pic>
              </a:graphicData>
            </a:graphic>
          </wp:inline>
        </w:drawing>
      </w:r>
    </w:p>
    <w:p w14:paraId="2979ACA7" w14:textId="6CF2C9F0" w:rsidR="00C638B2" w:rsidRPr="00803481" w:rsidRDefault="00C638B2" w:rsidP="00C638B2">
      <w:pPr>
        <w:pStyle w:val="Caption"/>
        <w:rPr>
          <w:rFonts w:asciiTheme="majorHAnsi" w:hAnsiTheme="majorHAnsi" w:cstheme="majorHAnsi"/>
          <w:b w:val="0"/>
          <w:bCs w:val="0"/>
          <w:i/>
          <w:color w:val="000000" w:themeColor="text1"/>
          <w:sz w:val="22"/>
          <w:szCs w:val="22"/>
        </w:rPr>
      </w:pPr>
      <w:bookmarkStart w:id="150" w:name="_Ref235967888"/>
      <w:r w:rsidRPr="00803481">
        <w:rPr>
          <w:rFonts w:asciiTheme="majorHAnsi" w:hAnsiTheme="majorHAnsi" w:cstheme="majorHAnsi"/>
          <w:color w:val="000000" w:themeColor="text1"/>
          <w:sz w:val="22"/>
          <w:szCs w:val="22"/>
        </w:rPr>
        <w:t xml:space="preserve">Figure </w:t>
      </w:r>
      <w:r w:rsidRPr="00803481">
        <w:rPr>
          <w:rFonts w:asciiTheme="majorHAnsi" w:hAnsiTheme="majorHAnsi" w:cstheme="majorHAnsi"/>
          <w:color w:val="000000" w:themeColor="text1"/>
          <w:sz w:val="22"/>
          <w:szCs w:val="22"/>
        </w:rPr>
        <w:fldChar w:fldCharType="begin"/>
      </w:r>
      <w:r w:rsidRPr="00803481">
        <w:rPr>
          <w:rFonts w:asciiTheme="majorHAnsi" w:hAnsiTheme="majorHAnsi" w:cstheme="majorHAnsi"/>
          <w:color w:val="000000" w:themeColor="text1"/>
          <w:sz w:val="22"/>
          <w:szCs w:val="22"/>
        </w:rPr>
        <w:instrText xml:space="preserve"> SEQ Figure \* ARABIC </w:instrText>
      </w:r>
      <w:r w:rsidRPr="00803481">
        <w:rPr>
          <w:rFonts w:asciiTheme="majorHAnsi" w:hAnsiTheme="majorHAnsi" w:cstheme="majorHAnsi"/>
          <w:color w:val="000000" w:themeColor="text1"/>
          <w:sz w:val="22"/>
          <w:szCs w:val="22"/>
        </w:rPr>
        <w:fldChar w:fldCharType="separate"/>
      </w:r>
      <w:r w:rsidR="003C2E42" w:rsidRPr="00803481">
        <w:rPr>
          <w:rFonts w:asciiTheme="majorHAnsi" w:hAnsiTheme="majorHAnsi" w:cstheme="majorHAnsi"/>
          <w:noProof/>
          <w:color w:val="000000" w:themeColor="text1"/>
          <w:sz w:val="22"/>
          <w:szCs w:val="22"/>
        </w:rPr>
        <w:t>10</w:t>
      </w:r>
      <w:r w:rsidRPr="00803481">
        <w:rPr>
          <w:rFonts w:asciiTheme="majorHAnsi" w:hAnsiTheme="majorHAnsi" w:cstheme="majorHAnsi"/>
          <w:color w:val="000000" w:themeColor="text1"/>
          <w:sz w:val="22"/>
          <w:szCs w:val="22"/>
        </w:rPr>
        <w:fldChar w:fldCharType="end"/>
      </w:r>
      <w:bookmarkEnd w:id="150"/>
      <w:r w:rsidRPr="00803481">
        <w:rPr>
          <w:color w:val="000000" w:themeColor="text1"/>
        </w:rPr>
        <w:t xml:space="preserve"> - </w:t>
      </w:r>
      <w:r w:rsidRPr="00803481">
        <w:rPr>
          <w:rFonts w:asciiTheme="majorHAnsi" w:hAnsiTheme="majorHAnsi" w:cstheme="majorHAnsi"/>
          <w:b w:val="0"/>
          <w:bCs w:val="0"/>
          <w:i/>
          <w:color w:val="000000" w:themeColor="text1"/>
          <w:sz w:val="22"/>
          <w:szCs w:val="22"/>
        </w:rPr>
        <w:t xml:space="preserve">PL intensity as a function of excitation absorption coefficient </w:t>
      </w:r>
      <m:oMath>
        <m:sSub>
          <m:sSubPr>
            <m:ctrlPr>
              <w:rPr>
                <w:rFonts w:ascii="Cambria Math" w:hAnsi="Cambria Math" w:cstheme="majorHAnsi"/>
                <w:b w:val="0"/>
                <w:bCs w:val="0"/>
                <w:i/>
                <w:color w:val="000000" w:themeColor="text1"/>
                <w:sz w:val="22"/>
                <w:szCs w:val="22"/>
              </w:rPr>
            </m:ctrlPr>
          </m:sSubPr>
          <m:e>
            <m:r>
              <m:rPr>
                <m:sty m:val="bi"/>
              </m:rPr>
              <w:rPr>
                <w:rFonts w:ascii="Cambria Math" w:hAnsi="Cambria Math" w:cstheme="majorHAnsi"/>
                <w:color w:val="000000" w:themeColor="text1"/>
                <w:sz w:val="22"/>
                <w:szCs w:val="22"/>
              </w:rPr>
              <m:t>α</m:t>
            </m:r>
          </m:e>
          <m:sub>
            <m:r>
              <m:rPr>
                <m:sty m:val="bi"/>
              </m:rPr>
              <w:rPr>
                <w:rFonts w:ascii="Cambria Math" w:hAnsi="Cambria Math" w:cstheme="majorHAnsi"/>
                <w:color w:val="000000" w:themeColor="text1"/>
                <w:sz w:val="22"/>
                <w:szCs w:val="22"/>
              </w:rPr>
              <m:t>ex</m:t>
            </m:r>
          </m:sub>
        </m:sSub>
      </m:oMath>
      <w:r w:rsidRPr="00803481">
        <w:rPr>
          <w:rFonts w:asciiTheme="majorHAnsi" w:hAnsiTheme="majorHAnsi" w:cstheme="majorHAnsi"/>
          <w:b w:val="0"/>
          <w:bCs w:val="0"/>
          <w:i/>
          <w:color w:val="000000" w:themeColor="text1"/>
          <w:sz w:val="22"/>
          <w:szCs w:val="22"/>
        </w:rPr>
        <w:t xml:space="preserve"> at twelve emission wavelengths, for p-type GaAs. Blue dots: measured data; orange curve: best-fit analytical model. All panels share the same normalization, so PL magnitudes are directly comparable across emission wavelengths. Green panels indicate the emission window (870–920 nm) selected for fitting; white panels show the model prediction outside this window.</w:t>
      </w:r>
    </w:p>
    <w:p w14:paraId="191265BE" w14:textId="0A9EBA94" w:rsidR="00A21A35" w:rsidRPr="00803481" w:rsidRDefault="00000000" w:rsidP="00D219AA">
      <w:pPr>
        <w:jc w:val="both"/>
        <w:rPr>
          <w:rFonts w:asciiTheme="majorHAnsi" w:hAnsiTheme="majorHAnsi" w:cstheme="majorHAnsi"/>
          <w:color w:val="000000" w:themeColor="text1"/>
        </w:rPr>
      </w:pPr>
      <w:r w:rsidRPr="00803481">
        <w:rPr>
          <w:rFonts w:asciiTheme="majorHAnsi" w:hAnsiTheme="majorHAnsi" w:cstheme="majorHAnsi"/>
          <w:color w:val="000000" w:themeColor="text1"/>
        </w:rPr>
        <w:t xml:space="preserve">The fit yields a diffusion length of </w:t>
      </w:r>
      <m:oMath>
        <m:r>
          <w:rPr>
            <w:rFonts w:ascii="Cambria Math" w:hAnsi="Cambria Math" w:cstheme="majorHAnsi"/>
            <w:color w:val="000000" w:themeColor="text1"/>
          </w:rPr>
          <m:t>Lₙ</m:t>
        </m:r>
      </m:oMath>
      <w:r w:rsidRPr="00803481">
        <w:rPr>
          <w:rFonts w:asciiTheme="majorHAnsi" w:hAnsiTheme="majorHAnsi" w:cstheme="majorHAnsi"/>
          <w:color w:val="000000" w:themeColor="text1"/>
        </w:rPr>
        <w:t xml:space="preserve"> = 0.319 μm. The RSS landscape and convergence trajectories are shown in </w:t>
      </w:r>
      <w:r w:rsidRPr="00803481">
        <w:rPr>
          <w:rFonts w:asciiTheme="majorHAnsi" w:hAnsiTheme="majorHAnsi" w:cstheme="majorHAnsi"/>
          <w:color w:val="000000" w:themeColor="text1"/>
        </w:rPr>
        <w:fldChar w:fldCharType="begin"/>
      </w:r>
      <w:r w:rsidRPr="00803481">
        <w:rPr>
          <w:rFonts w:asciiTheme="majorHAnsi" w:hAnsiTheme="majorHAnsi" w:cstheme="majorHAnsi"/>
          <w:color w:val="000000" w:themeColor="text1"/>
        </w:rPr>
        <w:instrText xml:space="preserve"> REF _Ref229734761 \h </w:instrText>
      </w:r>
      <w:r w:rsidR="00803481">
        <w:rPr>
          <w:rFonts w:asciiTheme="majorHAnsi" w:hAnsiTheme="majorHAnsi" w:cstheme="majorHAnsi"/>
          <w:color w:val="000000" w:themeColor="text1"/>
        </w:rPr>
        <w:instrText xml:space="preserve"> \* MERGEFORMAT </w:instrText>
      </w:r>
      <w:r w:rsidRPr="00803481">
        <w:rPr>
          <w:rFonts w:asciiTheme="majorHAnsi" w:hAnsiTheme="majorHAnsi" w:cstheme="majorHAnsi"/>
          <w:color w:val="000000" w:themeColor="text1"/>
        </w:rPr>
      </w:r>
      <w:r w:rsidRPr="00803481">
        <w:rPr>
          <w:rFonts w:asciiTheme="majorHAnsi" w:hAnsiTheme="majorHAnsi" w:cstheme="majorHAnsi"/>
          <w:color w:val="000000" w:themeColor="text1"/>
        </w:rPr>
        <w:fldChar w:fldCharType="separate"/>
      </w:r>
      <w:r w:rsidR="003C2E42" w:rsidRPr="00803481">
        <w:rPr>
          <w:rFonts w:asciiTheme="majorHAnsi" w:hAnsiTheme="majorHAnsi" w:cstheme="majorHAnsi"/>
          <w:color w:val="000000" w:themeColor="text1"/>
        </w:rPr>
        <w:t xml:space="preserve">Figure </w:t>
      </w:r>
      <w:r w:rsidR="003C2E42" w:rsidRPr="00803481">
        <w:rPr>
          <w:rFonts w:asciiTheme="majorHAnsi" w:hAnsiTheme="majorHAnsi" w:cstheme="majorHAnsi"/>
          <w:noProof/>
          <w:color w:val="000000" w:themeColor="text1"/>
        </w:rPr>
        <w:t>11</w:t>
      </w:r>
      <w:r w:rsidRPr="00803481">
        <w:rPr>
          <w:rFonts w:asciiTheme="majorHAnsi" w:hAnsiTheme="majorHAnsi" w:cstheme="majorHAnsi"/>
          <w:color w:val="000000" w:themeColor="text1"/>
        </w:rPr>
        <w:fldChar w:fldCharType="end"/>
      </w:r>
      <w:r w:rsidRPr="00803481">
        <w:rPr>
          <w:rFonts w:asciiTheme="majorHAnsi" w:hAnsiTheme="majorHAnsi" w:cstheme="majorHAnsi"/>
          <w:color w:val="000000" w:themeColor="text1"/>
        </w:rPr>
        <w:t xml:space="preserve">a and </w:t>
      </w:r>
      <w:r w:rsidRPr="00803481">
        <w:rPr>
          <w:rFonts w:asciiTheme="majorHAnsi" w:hAnsiTheme="majorHAnsi" w:cstheme="majorHAnsi"/>
          <w:color w:val="000000" w:themeColor="text1"/>
        </w:rPr>
        <w:fldChar w:fldCharType="begin"/>
      </w:r>
      <w:r w:rsidRPr="00803481">
        <w:rPr>
          <w:rFonts w:asciiTheme="majorHAnsi" w:hAnsiTheme="majorHAnsi" w:cstheme="majorHAnsi"/>
          <w:color w:val="000000" w:themeColor="text1"/>
        </w:rPr>
        <w:instrText xml:space="preserve"> REF _Ref229734761 \h </w:instrText>
      </w:r>
      <w:r w:rsidR="00803481">
        <w:rPr>
          <w:rFonts w:asciiTheme="majorHAnsi" w:hAnsiTheme="majorHAnsi" w:cstheme="majorHAnsi"/>
          <w:color w:val="000000" w:themeColor="text1"/>
        </w:rPr>
        <w:instrText xml:space="preserve"> \* MERGEFORMAT </w:instrText>
      </w:r>
      <w:r w:rsidRPr="00803481">
        <w:rPr>
          <w:rFonts w:asciiTheme="majorHAnsi" w:hAnsiTheme="majorHAnsi" w:cstheme="majorHAnsi"/>
          <w:color w:val="000000" w:themeColor="text1"/>
        </w:rPr>
      </w:r>
      <w:r w:rsidRPr="00803481">
        <w:rPr>
          <w:rFonts w:asciiTheme="majorHAnsi" w:hAnsiTheme="majorHAnsi" w:cstheme="majorHAnsi"/>
          <w:color w:val="000000" w:themeColor="text1"/>
        </w:rPr>
        <w:fldChar w:fldCharType="separate"/>
      </w:r>
      <w:r w:rsidR="003C2E42" w:rsidRPr="00803481">
        <w:rPr>
          <w:rFonts w:asciiTheme="majorHAnsi" w:hAnsiTheme="majorHAnsi" w:cstheme="majorHAnsi"/>
          <w:color w:val="000000" w:themeColor="text1"/>
        </w:rPr>
        <w:t xml:space="preserve">Figure </w:t>
      </w:r>
      <w:r w:rsidR="003C2E42" w:rsidRPr="00803481">
        <w:rPr>
          <w:rFonts w:asciiTheme="majorHAnsi" w:hAnsiTheme="majorHAnsi" w:cstheme="majorHAnsi"/>
          <w:noProof/>
          <w:color w:val="000000" w:themeColor="text1"/>
        </w:rPr>
        <w:t>11</w:t>
      </w:r>
      <w:r w:rsidRPr="00803481">
        <w:rPr>
          <w:rFonts w:asciiTheme="majorHAnsi" w:hAnsiTheme="majorHAnsi" w:cstheme="majorHAnsi"/>
          <w:color w:val="000000" w:themeColor="text1"/>
        </w:rPr>
        <w:fldChar w:fldCharType="end"/>
      </w:r>
      <w:r w:rsidRPr="00803481">
        <w:rPr>
          <w:rFonts w:asciiTheme="majorHAnsi" w:hAnsiTheme="majorHAnsi" w:cstheme="majorHAnsi"/>
          <w:color w:val="000000" w:themeColor="text1"/>
        </w:rPr>
        <w:t xml:space="preserve">b respectively. The RSS minimum is well-defined and the optimization converges robustly. The same flat-ridge behavior at large </w:t>
      </w:r>
      <m:oMath>
        <m:r>
          <w:rPr>
            <w:rFonts w:ascii="Cambria Math" w:hAnsi="Cambria Math" w:cstheme="majorHAnsi"/>
            <w:color w:val="000000" w:themeColor="text1"/>
          </w:rPr>
          <m:t>Lₙ</m:t>
        </m:r>
      </m:oMath>
      <w:r w:rsidRPr="00803481">
        <w:rPr>
          <w:rFonts w:asciiTheme="majorHAnsi" w:hAnsiTheme="majorHAnsi" w:cstheme="majorHAnsi"/>
          <w:color w:val="000000" w:themeColor="text1"/>
        </w:rPr>
        <w:t xml:space="preserve"> values is present, confirming it is a structural feature of the analytical model.</w:t>
      </w:r>
    </w:p>
    <w:p w14:paraId="71D5D63A" w14:textId="77777777" w:rsidR="00A21A35" w:rsidRPr="00803481" w:rsidRDefault="00000000" w:rsidP="000F1916">
      <w:pPr>
        <w:jc w:val="center"/>
        <w:rPr>
          <w:rFonts w:asciiTheme="majorHAnsi" w:hAnsiTheme="majorHAnsi" w:cstheme="majorHAnsi"/>
          <w:color w:val="000000" w:themeColor="text1"/>
        </w:rPr>
      </w:pPr>
      <w:r w:rsidRPr="00803481">
        <w:rPr>
          <w:rFonts w:asciiTheme="majorHAnsi" w:hAnsiTheme="majorHAnsi" w:cstheme="majorHAnsi"/>
          <w:noProof/>
          <w:color w:val="000000" w:themeColor="text1"/>
        </w:rPr>
        <w:drawing>
          <wp:inline distT="0" distB="0" distL="0" distR="0" wp14:anchorId="4F7FD7A6" wp14:editId="7680CFAC">
            <wp:extent cx="5029200" cy="1919140"/>
            <wp:effectExtent l="0" t="0" r="0" b="0"/>
            <wp:docPr id="2" name="GaAs_SELE"/>
            <wp:cNvGraphicFramePr/>
            <a:graphic xmlns:a="http://schemas.openxmlformats.org/drawingml/2006/main">
              <a:graphicData uri="http://schemas.openxmlformats.org/drawingml/2006/picture">
                <pic:pic xmlns:pic="http://schemas.openxmlformats.org/drawingml/2006/picture">
                  <pic:nvPicPr>
                    <pic:cNvPr id="2" name="GaAs_SELE"/>
                    <pic:cNvPicPr/>
                  </pic:nvPicPr>
                  <pic:blipFill>
                    <a:blip r:embed="rId22"/>
                    <a:stretch>
                      <a:fillRect/>
                    </a:stretch>
                  </pic:blipFill>
                  <pic:spPr>
                    <a:xfrm>
                      <a:off x="0" y="0"/>
                      <a:ext cx="5029200" cy="1919140"/>
                    </a:xfrm>
                    <a:prstGeom prst="rect">
                      <a:avLst/>
                    </a:prstGeom>
                  </pic:spPr>
                </pic:pic>
              </a:graphicData>
            </a:graphic>
          </wp:inline>
        </w:drawing>
      </w:r>
    </w:p>
    <w:p w14:paraId="338875B8" w14:textId="3589F47E" w:rsidR="00A21A35" w:rsidRPr="00803481" w:rsidRDefault="003B34A9" w:rsidP="003B34A9">
      <w:pPr>
        <w:pStyle w:val="Caption"/>
        <w:jc w:val="both"/>
        <w:rPr>
          <w:rFonts w:asciiTheme="majorHAnsi" w:hAnsiTheme="majorHAnsi" w:cstheme="majorHAnsi"/>
          <w:b w:val="0"/>
          <w:bCs w:val="0"/>
          <w:i/>
          <w:color w:val="000000" w:themeColor="text1"/>
          <w:sz w:val="22"/>
          <w:szCs w:val="22"/>
        </w:rPr>
      </w:pPr>
      <w:bookmarkStart w:id="151" w:name="_Ref229734761"/>
      <w:r w:rsidRPr="00803481">
        <w:rPr>
          <w:rFonts w:asciiTheme="majorHAnsi" w:hAnsiTheme="majorHAnsi" w:cstheme="majorHAnsi"/>
          <w:color w:val="000000" w:themeColor="text1"/>
          <w:sz w:val="22"/>
          <w:szCs w:val="22"/>
        </w:rPr>
        <w:lastRenderedPageBreak/>
        <w:t xml:space="preserve">Figure </w:t>
      </w:r>
      <w:r w:rsidRPr="00803481">
        <w:rPr>
          <w:rFonts w:asciiTheme="majorHAnsi" w:hAnsiTheme="majorHAnsi" w:cstheme="majorHAnsi"/>
          <w:color w:val="000000" w:themeColor="text1"/>
          <w:sz w:val="22"/>
          <w:szCs w:val="22"/>
        </w:rPr>
        <w:fldChar w:fldCharType="begin"/>
      </w:r>
      <w:r w:rsidRPr="00803481">
        <w:rPr>
          <w:rFonts w:asciiTheme="majorHAnsi" w:hAnsiTheme="majorHAnsi" w:cstheme="majorHAnsi"/>
          <w:color w:val="000000" w:themeColor="text1"/>
          <w:sz w:val="22"/>
          <w:szCs w:val="22"/>
        </w:rPr>
        <w:instrText xml:space="preserve"> SEQ Figure \* ARABIC </w:instrText>
      </w:r>
      <w:r w:rsidRPr="00803481">
        <w:rPr>
          <w:rFonts w:asciiTheme="majorHAnsi" w:hAnsiTheme="majorHAnsi" w:cstheme="majorHAnsi"/>
          <w:color w:val="000000" w:themeColor="text1"/>
          <w:sz w:val="22"/>
          <w:szCs w:val="22"/>
        </w:rPr>
        <w:fldChar w:fldCharType="separate"/>
      </w:r>
      <w:r w:rsidR="003C2E42" w:rsidRPr="00803481">
        <w:rPr>
          <w:rFonts w:asciiTheme="majorHAnsi" w:hAnsiTheme="majorHAnsi" w:cstheme="majorHAnsi"/>
          <w:noProof/>
          <w:color w:val="000000" w:themeColor="text1"/>
          <w:sz w:val="22"/>
          <w:szCs w:val="22"/>
        </w:rPr>
        <w:t>11</w:t>
      </w:r>
      <w:r w:rsidRPr="00803481">
        <w:rPr>
          <w:rFonts w:asciiTheme="majorHAnsi" w:hAnsiTheme="majorHAnsi" w:cstheme="majorHAnsi"/>
          <w:color w:val="000000" w:themeColor="text1"/>
          <w:sz w:val="22"/>
          <w:szCs w:val="22"/>
        </w:rPr>
        <w:fldChar w:fldCharType="end"/>
      </w:r>
      <w:bookmarkEnd w:id="151"/>
      <w:r w:rsidRPr="00803481">
        <w:rPr>
          <w:rFonts w:asciiTheme="majorHAnsi" w:hAnsiTheme="majorHAnsi" w:cstheme="majorHAnsi"/>
          <w:color w:val="000000" w:themeColor="text1"/>
          <w:sz w:val="22"/>
          <w:szCs w:val="22"/>
        </w:rPr>
        <w:t xml:space="preserve"> - </w:t>
      </w:r>
      <w:r w:rsidRPr="00F275AE">
        <w:rPr>
          <w:rFonts w:asciiTheme="majorHAnsi" w:hAnsiTheme="majorHAnsi" w:cstheme="majorHAnsi"/>
          <w:b w:val="0"/>
          <w:bCs w:val="0"/>
          <w:i/>
          <w:color w:val="000000" w:themeColor="text1"/>
          <w:sz w:val="22"/>
          <w:szCs w:val="22"/>
        </w:rPr>
        <w:t>SELE fit results for p-type GaAs wafer. (a) Normalized RSS as a function of diffusion length L</w:t>
      </w:r>
      <w:r w:rsidRPr="00F275AE">
        <w:rPr>
          <w:rFonts w:ascii="Segoe UI Symbol" w:hAnsi="Segoe UI Symbol" w:cs="Segoe UI Symbol"/>
          <w:b w:val="0"/>
          <w:bCs w:val="0"/>
          <w:i/>
          <w:color w:val="000000" w:themeColor="text1"/>
          <w:sz w:val="22"/>
          <w:szCs w:val="22"/>
        </w:rPr>
        <w:t>ₙ</w:t>
      </w:r>
      <w:r w:rsidRPr="00F275AE">
        <w:rPr>
          <w:rFonts w:asciiTheme="majorHAnsi" w:hAnsiTheme="majorHAnsi" w:cstheme="majorHAnsi"/>
          <w:b w:val="0"/>
          <w:bCs w:val="0"/>
          <w:i/>
          <w:color w:val="000000" w:themeColor="text1"/>
          <w:sz w:val="22"/>
          <w:szCs w:val="22"/>
        </w:rPr>
        <w:t>, evaluated at discrete values on a logarithmic grid. The global minimum is at</w:t>
      </w:r>
      <w:r w:rsidRPr="00F275AE">
        <w:rPr>
          <w:rFonts w:asciiTheme="majorHAnsi" w:hAnsiTheme="majorHAnsi" w:cstheme="majorHAnsi"/>
          <w:i/>
          <w:color w:val="000000" w:themeColor="text1"/>
        </w:rPr>
        <w:t xml:space="preserve"> </w:t>
      </w:r>
      <w:r w:rsidRPr="00F275AE">
        <w:rPr>
          <w:rFonts w:asciiTheme="majorHAnsi" w:hAnsiTheme="majorHAnsi" w:cstheme="majorHAnsi"/>
          <w:b w:val="0"/>
          <w:bCs w:val="0"/>
          <w:i/>
          <w:color w:val="000000" w:themeColor="text1"/>
          <w:sz w:val="22"/>
          <w:szCs w:val="22"/>
        </w:rPr>
        <w:t>L</w:t>
      </w:r>
      <w:r w:rsidRPr="00F275AE">
        <w:rPr>
          <w:rFonts w:ascii="Segoe UI Symbol" w:hAnsi="Segoe UI Symbol" w:cs="Segoe UI Symbol"/>
          <w:b w:val="0"/>
          <w:bCs w:val="0"/>
          <w:i/>
          <w:color w:val="000000" w:themeColor="text1"/>
          <w:sz w:val="22"/>
          <w:szCs w:val="22"/>
        </w:rPr>
        <w:t>ₙ</w:t>
      </w:r>
      <w:r w:rsidRPr="00F275AE">
        <w:rPr>
          <w:rFonts w:asciiTheme="majorHAnsi" w:hAnsiTheme="majorHAnsi" w:cstheme="majorHAnsi"/>
          <w:b w:val="0"/>
          <w:bCs w:val="0"/>
          <w:i/>
          <w:color w:val="000000" w:themeColor="text1"/>
          <w:sz w:val="22"/>
          <w:szCs w:val="22"/>
        </w:rPr>
        <w:t xml:space="preserve"> = 0.319 μm. (b) Convergence trajectories of the Nelder–Mead optimization from 45 initial values of L₀ (color-coded by L₀ from blue to red).</w:t>
      </w:r>
    </w:p>
    <w:p w14:paraId="365994BE" w14:textId="413869FB" w:rsidR="00A21A35" w:rsidRPr="006E19AA" w:rsidRDefault="00000000" w:rsidP="000F4DB0">
      <w:pPr>
        <w:pStyle w:val="Heading2"/>
        <w:numPr>
          <w:ilvl w:val="1"/>
          <w:numId w:val="20"/>
        </w:numPr>
        <w:jc w:val="both"/>
        <w:rPr>
          <w:rFonts w:cstheme="majorHAnsi"/>
          <w:color w:val="000000" w:themeColor="text1"/>
        </w:rPr>
      </w:pPr>
      <w:commentRangeStart w:id="152"/>
      <w:r w:rsidRPr="006E19AA">
        <w:rPr>
          <w:rFonts w:cstheme="majorHAnsi"/>
          <w:color w:val="000000" w:themeColor="text1"/>
          <w:sz w:val="22"/>
          <w:szCs w:val="22"/>
        </w:rPr>
        <w:t>Time-resolved surface evolution – GaAs post-etch</w:t>
      </w:r>
      <w:commentRangeEnd w:id="152"/>
      <w:r w:rsidR="006E19AA" w:rsidRPr="006E19AA">
        <w:rPr>
          <w:rStyle w:val="CommentReference"/>
          <w:rFonts w:cstheme="majorHAnsi"/>
          <w:color w:val="000000" w:themeColor="text1"/>
          <w:sz w:val="26"/>
          <w:szCs w:val="26"/>
        </w:rPr>
        <w:commentReference w:id="152"/>
      </w:r>
    </w:p>
    <w:p w14:paraId="25AC1FB5" w14:textId="6DA3A83B" w:rsidR="00A21A35" w:rsidRPr="00803481" w:rsidRDefault="00000000" w:rsidP="000F1916">
      <w:pPr>
        <w:jc w:val="both"/>
        <w:rPr>
          <w:rFonts w:asciiTheme="majorHAnsi" w:hAnsiTheme="majorHAnsi" w:cstheme="majorHAnsi"/>
          <w:color w:val="000000" w:themeColor="text1"/>
        </w:rPr>
      </w:pPr>
      <w:r w:rsidRPr="00803481">
        <w:rPr>
          <w:rFonts w:asciiTheme="majorHAnsi" w:hAnsiTheme="majorHAnsi" w:cstheme="majorHAnsi"/>
          <w:color w:val="000000" w:themeColor="text1"/>
        </w:rPr>
        <w:t xml:space="preserve">To demonstrate the ability of the SRV ranking method to track surface state changes over time, a p-type GaAs wafer was etched in a 1:1 mixture of HCl and DI water for 60 seconds to remove the native surface oxides. </w:t>
      </w:r>
      <w:r>
        <w:rPr>
          <w:rFonts w:ascii="Calibri" w:hAnsi="Calibri" w:cs="Calibri"/>
          <w:color w:val="000000" w:themeColor="text1"/>
          <w:sz w:val="24"/>
          <w:szCs w:val="24"/>
        </w:rPr>
        <w:t>Etching exposes a high density of unpassivated surface states</w:t>
      </w:r>
      <w:del w:id="153" w:author="Gideon Segev" w:date="2026-09-18T13:40:00Z" w16du:dateUtc="2026-09-18T20:40:00Z">
        <w:r w:rsidDel="00404181">
          <w:rPr>
            <w:rFonts w:ascii="Calibri" w:hAnsi="Calibri" w:cs="Calibri"/>
            <w:color w:val="000000" w:themeColor="text1"/>
            <w:sz w:val="24"/>
            <w:szCs w:val="24"/>
          </w:rPr>
          <w:delText>;</w:delText>
        </w:r>
      </w:del>
      <w:ins w:id="154" w:author="Gideon Segev" w:date="2026-09-18T13:40:00Z" w16du:dateUtc="2026-09-18T20:40:00Z">
        <w:r w:rsidR="00404181">
          <w:rPr>
            <w:rFonts w:ascii="Calibri" w:hAnsi="Calibri" w:cs="Calibri"/>
            <w:color w:val="000000" w:themeColor="text1"/>
            <w:sz w:val="24"/>
            <w:szCs w:val="24"/>
          </w:rPr>
          <w:t xml:space="preserve">. </w:t>
        </w:r>
      </w:ins>
      <w:ins w:id="155" w:author="Zohara Ben Meir" w:date="2026-09-04T12:01:00Z">
        <w:r>
          <w:rPr>
            <w:rFonts w:ascii="Calibri" w:hAnsi="Calibri" w:cs="Calibri"/>
            <w:color w:val="000000" w:themeColor="text1"/>
            <w:sz w:val="24"/>
            <w:szCs w:val="24"/>
          </w:rPr>
          <w:t xml:space="preserve"> </w:t>
        </w:r>
        <w:del w:id="156" w:author="Gideon Segev" w:date="2026-09-18T13:40:00Z" w16du:dateUtc="2026-09-18T20:40:00Z">
          <w:r w:rsidDel="00404181">
            <w:rPr>
              <w:rFonts w:ascii="Calibri" w:hAnsi="Calibri" w:cs="Calibri"/>
              <w:color w:val="000000" w:themeColor="text1"/>
              <w:sz w:val="24"/>
              <w:szCs w:val="24"/>
            </w:rPr>
            <w:delText>a</w:delText>
          </w:r>
        </w:del>
      </w:ins>
      <w:ins w:id="157" w:author="Gideon Segev" w:date="2026-09-18T13:40:00Z" w16du:dateUtc="2026-09-18T20:40:00Z">
        <w:r w:rsidR="00404181">
          <w:rPr>
            <w:rFonts w:ascii="Calibri" w:hAnsi="Calibri" w:cs="Calibri"/>
            <w:color w:val="000000" w:themeColor="text1"/>
            <w:sz w:val="24"/>
            <w:szCs w:val="24"/>
          </w:rPr>
          <w:t>A</w:t>
        </w:r>
      </w:ins>
      <w:r>
        <w:rPr>
          <w:rFonts w:ascii="Calibri" w:hAnsi="Calibri" w:cs="Calibri"/>
          <w:color w:val="000000" w:themeColor="text1"/>
          <w:sz w:val="24"/>
          <w:szCs w:val="24"/>
        </w:rPr>
        <w:t xml:space="preserve">s the surface subsequently re-oxidizes on exposure to air, these states are progressively passivated, and the surface recombination velocity decreases accordingly. </w:t>
      </w:r>
      <w:r w:rsidRPr="00803481">
        <w:rPr>
          <w:rFonts w:asciiTheme="majorHAnsi" w:hAnsiTheme="majorHAnsi" w:cstheme="majorHAnsi"/>
          <w:color w:val="000000" w:themeColor="text1"/>
        </w:rPr>
        <w:t>The wafer was then rinsed in DI water, dried with N₂, and immediately transferred to the PL measurement setup. The sample was then measured in 28 consecutive incident wavelength scans, each consisting of 34 excitation wavelengths (400–730 nm, 10 nm steps), measured sequentially.</w:t>
      </w:r>
    </w:p>
    <w:p w14:paraId="0110B479" w14:textId="67BBF349" w:rsidR="0064221D" w:rsidRPr="00803481" w:rsidRDefault="00000000" w:rsidP="00E954A9">
      <w:pPr>
        <w:jc w:val="both"/>
        <w:rPr>
          <w:rFonts w:asciiTheme="majorHAnsi" w:hAnsiTheme="majorHAnsi" w:cstheme="majorHAnsi"/>
          <w:color w:val="000000" w:themeColor="text1"/>
          <w:rtl/>
        </w:rPr>
      </w:pPr>
      <w:r w:rsidRPr="00803481">
        <w:rPr>
          <w:rFonts w:asciiTheme="majorHAnsi" w:hAnsiTheme="majorHAnsi" w:cstheme="majorHAnsi"/>
          <w:color w:val="000000" w:themeColor="text1"/>
        </w:rPr>
        <w:t>To reduce spectrometer noise while preserving the scan-to-scan time ordering, the PL spectra were smoothed along the emission wavelength axis using a 1D Gaussian filter.</w:t>
      </w:r>
      <w:r>
        <w:rPr>
          <w:rFonts w:ascii="Calibri" w:hAnsi="Calibri" w:cs="Calibri"/>
          <w:color w:val="000000" w:themeColor="text1"/>
          <w:sz w:val="24"/>
          <w:szCs w:val="24"/>
        </w:rPr>
        <w:t xml:space="preserve">  The SRV ranking method described above was then applied to each of the 28 post-etch scans. </w:t>
      </w:r>
      <w:r w:rsidRPr="00803481">
        <w:rPr>
          <w:rFonts w:asciiTheme="majorHAnsi" w:hAnsiTheme="majorHAnsi" w:cstheme="majorHAnsi"/>
          <w:color w:val="000000" w:themeColor="text1"/>
        </w:rPr>
        <w:t xml:space="preserve">The optimal excitation pair was identified as </w:t>
      </w:r>
      <m:oMath>
        <m:sSub>
          <m:sSubPr>
            <m:ctrlPr>
              <w:rPr>
                <w:rFonts w:ascii="Cambria Math" w:hAnsi="Cambria Math" w:cstheme="majorHAnsi"/>
              </w:rPr>
            </m:ctrlPr>
          </m:sSubPr>
          <m:e>
            <m:r>
              <m:rPr>
                <m:sty m:val="p"/>
              </m:rPr>
              <w:rPr>
                <w:rFonts w:ascii="Cambria Math" w:hAnsi="Cambria Math" w:cstheme="majorHAnsi"/>
                <w:color w:val="000000" w:themeColor="text1"/>
              </w:rPr>
              <m:t>λ</m:t>
            </m:r>
          </m:e>
          <m:sub>
            <m:r>
              <m:rPr>
                <m:sty m:val="p"/>
              </m:rPr>
              <w:rPr>
                <w:rFonts w:ascii="Cambria Math" w:hAnsi="Cambria Math" w:cstheme="majorHAnsi"/>
              </w:rPr>
              <m:t>ex_sh</m:t>
            </m:r>
          </m:sub>
        </m:sSub>
      </m:oMath>
      <w:r w:rsidRPr="00803481">
        <w:rPr>
          <w:rFonts w:asciiTheme="majorHAnsi" w:hAnsiTheme="majorHAnsi" w:cstheme="majorHAnsi"/>
          <w:color w:val="000000" w:themeColor="text1"/>
        </w:rPr>
        <w:t xml:space="preserve"> = 420 nm and </w:t>
      </w:r>
      <m:oMath>
        <m:sSub>
          <m:sSubPr>
            <m:ctrlPr>
              <w:rPr>
                <w:rFonts w:ascii="Cambria Math" w:hAnsi="Cambria Math" w:cstheme="majorHAnsi"/>
              </w:rPr>
            </m:ctrlPr>
          </m:sSubPr>
          <m:e>
            <m:r>
              <m:rPr>
                <m:sty m:val="p"/>
              </m:rPr>
              <w:rPr>
                <w:rFonts w:ascii="Cambria Math" w:hAnsi="Cambria Math" w:cstheme="majorHAnsi"/>
                <w:color w:val="000000" w:themeColor="text1"/>
              </w:rPr>
              <m:t>λ</m:t>
            </m:r>
          </m:e>
          <m:sub>
            <m:r>
              <m:rPr>
                <m:sty m:val="p"/>
              </m:rPr>
              <w:rPr>
                <w:rFonts w:ascii="Cambria Math" w:hAnsi="Cambria Math" w:cstheme="majorHAnsi"/>
              </w:rPr>
              <m:t>ex_dp</m:t>
            </m:r>
          </m:sub>
        </m:sSub>
      </m:oMath>
      <w:r w:rsidRPr="00803481">
        <w:rPr>
          <w:rFonts w:asciiTheme="majorHAnsi" w:hAnsiTheme="majorHAnsi" w:cstheme="majorHAnsi"/>
          <w:color w:val="000000" w:themeColor="text1"/>
        </w:rPr>
        <w:t xml:space="preserve"> = 700 nm, selected by maximising the Pearson correlation coefficient (r) between</w:t>
      </w:r>
      <w:r w:rsidR="000527BB">
        <w:rPr>
          <w:rFonts w:asciiTheme="majorHAnsi" w:hAnsiTheme="majorHAnsi" w:cstheme="majorHAnsi"/>
          <w:color w:val="000000" w:themeColor="text1"/>
        </w:rPr>
        <w:t xml:space="preserve"> </w:t>
      </w:r>
      <m:oMath>
        <m:sSub>
          <m:sSubPr>
            <m:ctrlPr>
              <w:rPr>
                <w:rFonts w:ascii="Cambria Math" w:hAnsi="Cambria Math" w:cstheme="majorHAnsi"/>
                <w:iCs/>
              </w:rPr>
            </m:ctrlPr>
          </m:sSubPr>
          <m:e>
            <m:r>
              <m:rPr>
                <m:sty m:val="p"/>
              </m:rPr>
              <w:rPr>
                <w:rFonts w:ascii="Cambria Math" w:hAnsi="Cambria Math" w:cstheme="majorHAnsi"/>
                <w:color w:val="000000" w:themeColor="text1"/>
              </w:rPr>
              <m:t>R</m:t>
            </m:r>
          </m:e>
          <m:sub>
            <m:r>
              <m:rPr>
                <m:sty m:val="p"/>
              </m:rPr>
              <w:rPr>
                <w:rFonts w:ascii="Cambria Math" w:hAnsi="Cambria Math" w:cstheme="majorHAnsi"/>
              </w:rPr>
              <m:t>srv</m:t>
            </m:r>
          </m:sub>
        </m:sSub>
      </m:oMath>
      <w:r w:rsidRPr="00803481">
        <w:rPr>
          <w:rFonts w:asciiTheme="majorHAnsi" w:hAnsiTheme="majorHAnsi" w:cstheme="majorHAnsi"/>
          <w:color w:val="000000" w:themeColor="text1"/>
        </w:rPr>
        <w:t xml:space="preserve"> and scan number over all possible pairs. The obtained Pearson correlation coefficient r = 0.86 indicates a strong monotonic trend.</w:t>
      </w:r>
    </w:p>
    <w:p w14:paraId="7D9A43E5" w14:textId="2A64A769" w:rsidR="0064221D" w:rsidRPr="00803481" w:rsidRDefault="0064221D" w:rsidP="0018140D">
      <w:pPr>
        <w:pStyle w:val="Caption"/>
        <w:jc w:val="center"/>
        <w:rPr>
          <w:rFonts w:asciiTheme="majorHAnsi" w:hAnsiTheme="majorHAnsi" w:cstheme="majorHAnsi"/>
          <w:color w:val="000000" w:themeColor="text1"/>
          <w:sz w:val="22"/>
          <w:szCs w:val="22"/>
          <w:rtl/>
          <w:lang w:bidi="he-IL"/>
        </w:rPr>
      </w:pPr>
      <w:r w:rsidRPr="00803481">
        <w:rPr>
          <w:rFonts w:asciiTheme="majorHAnsi" w:hAnsiTheme="majorHAnsi" w:cstheme="majorHAnsi"/>
          <w:noProof/>
          <w:color w:val="000000" w:themeColor="text1"/>
          <w:sz w:val="22"/>
          <w:szCs w:val="22"/>
          <w:lang w:bidi="he-IL"/>
        </w:rPr>
        <w:drawing>
          <wp:inline distT="0" distB="0" distL="0" distR="0" wp14:anchorId="72771E1A" wp14:editId="292B5D41">
            <wp:extent cx="5486400" cy="2195195"/>
            <wp:effectExtent l="0" t="0" r="0" b="1905"/>
            <wp:docPr id="201772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23722" name=""/>
                    <pic:cNvPicPr/>
                  </pic:nvPicPr>
                  <pic:blipFill>
                    <a:blip r:embed="rId23"/>
                    <a:stretch>
                      <a:fillRect/>
                    </a:stretch>
                  </pic:blipFill>
                  <pic:spPr>
                    <a:xfrm>
                      <a:off x="0" y="0"/>
                      <a:ext cx="5486400" cy="2195195"/>
                    </a:xfrm>
                    <a:prstGeom prst="rect">
                      <a:avLst/>
                    </a:prstGeom>
                  </pic:spPr>
                </pic:pic>
              </a:graphicData>
            </a:graphic>
          </wp:inline>
        </w:drawing>
      </w:r>
    </w:p>
    <w:p w14:paraId="24D04290" w14:textId="4E7C38FD" w:rsidR="00BF7370" w:rsidRPr="00803481" w:rsidRDefault="003B34A9" w:rsidP="003B34A9">
      <w:pPr>
        <w:pStyle w:val="Caption"/>
        <w:jc w:val="both"/>
        <w:rPr>
          <w:rFonts w:asciiTheme="majorHAnsi" w:hAnsiTheme="majorHAnsi" w:cstheme="majorHAnsi"/>
          <w:b w:val="0"/>
          <w:bCs w:val="0"/>
          <w:i/>
          <w:color w:val="000000" w:themeColor="text1"/>
          <w:sz w:val="22"/>
          <w:szCs w:val="22"/>
          <w:rtl/>
          <w:lang w:bidi="he-IL"/>
        </w:rPr>
      </w:pPr>
      <w:r w:rsidRPr="00803481">
        <w:rPr>
          <w:rFonts w:asciiTheme="majorHAnsi" w:hAnsiTheme="majorHAnsi" w:cstheme="majorHAnsi"/>
          <w:color w:val="000000" w:themeColor="text1"/>
          <w:sz w:val="22"/>
          <w:szCs w:val="22"/>
        </w:rPr>
        <w:t xml:space="preserve">Figure </w:t>
      </w:r>
      <w:r w:rsidRPr="00803481">
        <w:rPr>
          <w:rFonts w:asciiTheme="majorHAnsi" w:hAnsiTheme="majorHAnsi" w:cstheme="majorHAnsi"/>
          <w:color w:val="000000" w:themeColor="text1"/>
          <w:sz w:val="22"/>
          <w:szCs w:val="22"/>
        </w:rPr>
        <w:fldChar w:fldCharType="begin"/>
      </w:r>
      <w:r w:rsidRPr="00803481">
        <w:rPr>
          <w:rFonts w:asciiTheme="majorHAnsi" w:hAnsiTheme="majorHAnsi" w:cstheme="majorHAnsi"/>
          <w:color w:val="000000" w:themeColor="text1"/>
          <w:sz w:val="22"/>
          <w:szCs w:val="22"/>
        </w:rPr>
        <w:instrText xml:space="preserve"> SEQ Figure \* ARABIC </w:instrText>
      </w:r>
      <w:r w:rsidRPr="00803481">
        <w:rPr>
          <w:rFonts w:asciiTheme="majorHAnsi" w:hAnsiTheme="majorHAnsi" w:cstheme="majorHAnsi"/>
          <w:color w:val="000000" w:themeColor="text1"/>
          <w:sz w:val="22"/>
          <w:szCs w:val="22"/>
        </w:rPr>
        <w:fldChar w:fldCharType="separate"/>
      </w:r>
      <w:r w:rsidR="003C2E42" w:rsidRPr="00803481">
        <w:rPr>
          <w:rFonts w:asciiTheme="majorHAnsi" w:hAnsiTheme="majorHAnsi" w:cstheme="majorHAnsi"/>
          <w:noProof/>
          <w:color w:val="000000" w:themeColor="text1"/>
          <w:sz w:val="22"/>
          <w:szCs w:val="22"/>
        </w:rPr>
        <w:t>12</w:t>
      </w:r>
      <w:r w:rsidRPr="00803481">
        <w:rPr>
          <w:rFonts w:asciiTheme="majorHAnsi" w:hAnsiTheme="majorHAnsi" w:cstheme="majorHAnsi"/>
          <w:color w:val="000000" w:themeColor="text1"/>
          <w:sz w:val="22"/>
          <w:szCs w:val="22"/>
        </w:rPr>
        <w:fldChar w:fldCharType="end"/>
      </w:r>
      <w:r w:rsidRPr="00803481">
        <w:rPr>
          <w:rFonts w:asciiTheme="majorHAnsi" w:hAnsiTheme="majorHAnsi" w:cstheme="majorHAnsi"/>
          <w:color w:val="000000" w:themeColor="text1"/>
          <w:sz w:val="22"/>
          <w:szCs w:val="22"/>
        </w:rPr>
        <w:t xml:space="preserve"> -</w:t>
      </w:r>
      <w:r w:rsidRPr="00803481">
        <w:rPr>
          <w:rFonts w:asciiTheme="majorHAnsi" w:hAnsiTheme="majorHAnsi" w:cstheme="majorHAnsi"/>
          <w:b w:val="0"/>
          <w:bCs w:val="0"/>
          <w:color w:val="000000" w:themeColor="text1"/>
          <w:sz w:val="22"/>
          <w:szCs w:val="22"/>
        </w:rPr>
        <w:t xml:space="preserve"> </w:t>
      </w:r>
      <w:r w:rsidRPr="00803481">
        <w:rPr>
          <w:rFonts w:asciiTheme="majorHAnsi" w:hAnsiTheme="majorHAnsi" w:cstheme="majorHAnsi"/>
          <w:b w:val="0"/>
          <w:bCs w:val="0"/>
          <w:i/>
          <w:color w:val="000000" w:themeColor="text1"/>
          <w:sz w:val="22"/>
          <w:szCs w:val="22"/>
        </w:rPr>
        <w:t xml:space="preserve">PL intensity as a function of emission wavelength and </w:t>
      </w:r>
      <w:r w:rsidRPr="00F275AE">
        <w:rPr>
          <w:rFonts w:asciiTheme="majorHAnsi" w:hAnsiTheme="majorHAnsi" w:cstheme="majorHAnsi"/>
          <w:b w:val="0"/>
          <w:bCs w:val="0"/>
          <w:i/>
          <w:color w:val="000000" w:themeColor="text1"/>
          <w:sz w:val="22"/>
          <w:szCs w:val="22"/>
        </w:rPr>
        <w:t>at t = 0 s and t = 16.8 s</w:t>
      </w:r>
      <w:r w:rsidRPr="00803481">
        <w:rPr>
          <w:rFonts w:asciiTheme="majorHAnsi" w:hAnsiTheme="majorHAnsi" w:cstheme="majorHAnsi"/>
          <w:b w:val="0"/>
          <w:bCs w:val="0"/>
          <w:i/>
          <w:color w:val="000000" w:themeColor="text1"/>
          <w:sz w:val="22"/>
          <w:szCs w:val="22"/>
        </w:rPr>
        <w:t xml:space="preserve"> for the two selected excitation wavelengths: </w:t>
      </w:r>
      <m:oMath>
        <m:sSub>
          <m:sSubPr>
            <m:ctrlPr>
              <w:rPr>
                <w:rFonts w:ascii="Cambria Math" w:hAnsi="Cambria Math" w:cstheme="majorHAnsi"/>
                <w:b w:val="0"/>
                <w:bCs w:val="0"/>
                <w:i/>
                <w:color w:val="000000" w:themeColor="text1"/>
                <w:sz w:val="22"/>
                <w:szCs w:val="22"/>
              </w:rPr>
            </m:ctrlPr>
          </m:sSubPr>
          <m:e>
            <m:r>
              <m:rPr>
                <m:sty m:val="bi"/>
              </m:rPr>
              <w:rPr>
                <w:rFonts w:ascii="Cambria Math" w:hAnsi="Cambria Math" w:cstheme="majorHAnsi"/>
                <w:color w:val="000000" w:themeColor="text1"/>
                <w:sz w:val="22"/>
                <w:szCs w:val="22"/>
              </w:rPr>
              <m:t>λ</m:t>
            </m:r>
          </m:e>
          <m:sub>
            <m:r>
              <m:rPr>
                <m:sty m:val="bi"/>
              </m:rPr>
              <w:rPr>
                <w:rFonts w:ascii="Cambria Math" w:hAnsi="Cambria Math" w:cstheme="majorHAnsi"/>
                <w:color w:val="000000" w:themeColor="text1"/>
                <w:sz w:val="22"/>
                <w:szCs w:val="22"/>
              </w:rPr>
              <m:t>ex_sh</m:t>
            </m:r>
          </m:sub>
        </m:sSub>
      </m:oMath>
      <w:r w:rsidRPr="00803481">
        <w:rPr>
          <w:rFonts w:asciiTheme="majorHAnsi" w:hAnsiTheme="majorHAnsi" w:cstheme="majorHAnsi"/>
          <w:b w:val="0"/>
          <w:bCs w:val="0"/>
          <w:i/>
          <w:color w:val="000000" w:themeColor="text1"/>
          <w:sz w:val="22"/>
          <w:szCs w:val="22"/>
        </w:rPr>
        <w:t xml:space="preserve"> = 420 nm and </w:t>
      </w:r>
      <m:oMath>
        <m:sSub>
          <m:sSubPr>
            <m:ctrlPr>
              <w:rPr>
                <w:rFonts w:ascii="Cambria Math" w:hAnsi="Cambria Math" w:cstheme="majorHAnsi"/>
                <w:b w:val="0"/>
                <w:bCs w:val="0"/>
                <w:i/>
                <w:color w:val="000000" w:themeColor="text1"/>
                <w:sz w:val="22"/>
                <w:szCs w:val="22"/>
              </w:rPr>
            </m:ctrlPr>
          </m:sSubPr>
          <m:e>
            <m:r>
              <m:rPr>
                <m:sty m:val="bi"/>
              </m:rPr>
              <w:rPr>
                <w:rFonts w:ascii="Cambria Math" w:hAnsi="Cambria Math" w:cstheme="majorHAnsi"/>
                <w:color w:val="000000" w:themeColor="text1"/>
                <w:sz w:val="22"/>
                <w:szCs w:val="22"/>
              </w:rPr>
              <m:t>λ</m:t>
            </m:r>
          </m:e>
          <m:sub>
            <m:r>
              <m:rPr>
                <m:sty m:val="bi"/>
              </m:rPr>
              <w:rPr>
                <w:rFonts w:ascii="Cambria Math" w:hAnsi="Cambria Math" w:cstheme="majorHAnsi"/>
                <w:color w:val="000000" w:themeColor="text1"/>
                <w:sz w:val="22"/>
                <w:szCs w:val="22"/>
              </w:rPr>
              <m:t>ex_dp</m:t>
            </m:r>
          </m:sub>
        </m:sSub>
      </m:oMath>
      <w:r w:rsidRPr="00803481">
        <w:rPr>
          <w:rFonts w:asciiTheme="majorHAnsi" w:hAnsiTheme="majorHAnsi" w:cstheme="majorHAnsi"/>
          <w:b w:val="0"/>
          <w:bCs w:val="0"/>
          <w:i/>
          <w:color w:val="000000" w:themeColor="text1"/>
          <w:sz w:val="22"/>
          <w:szCs w:val="22"/>
        </w:rPr>
        <w:t xml:space="preserve"> = 700 nm. The difference in PL amplitude between the two surfaces at each emission wavelength and scan forms the basis of the SRV index.</w:t>
      </w:r>
    </w:p>
    <w:p w14:paraId="72F2FE63" w14:textId="4144E273" w:rsidR="008715A8" w:rsidRPr="00803481" w:rsidRDefault="008715A8" w:rsidP="008715A8">
      <w:pPr>
        <w:pStyle w:val="ZBM-Insert-Body"/>
        <w:jc w:val="both"/>
        <w:rPr>
          <w:rFonts w:asciiTheme="majorHAnsi" w:hAnsiTheme="majorHAnsi" w:cstheme="majorHAnsi"/>
          <w:color w:val="000000" w:themeColor="text1"/>
          <w:sz w:val="22"/>
          <w:szCs w:val="22"/>
          <w:rtl/>
        </w:rPr>
      </w:pPr>
      <w:r w:rsidRPr="00803481">
        <w:rPr>
          <w:rFonts w:asciiTheme="majorHAnsi" w:hAnsiTheme="majorHAnsi" w:cstheme="majorHAnsi"/>
          <w:color w:val="000000" w:themeColor="text1"/>
          <w:sz w:val="22"/>
          <w:szCs w:val="22"/>
        </w:rPr>
        <w:fldChar w:fldCharType="begin"/>
      </w:r>
      <w:r w:rsidRPr="00803481">
        <w:rPr>
          <w:rFonts w:asciiTheme="majorHAnsi" w:hAnsiTheme="majorHAnsi" w:cstheme="majorHAnsi"/>
          <w:color w:val="000000" w:themeColor="text1"/>
          <w:sz w:val="22"/>
          <w:szCs w:val="22"/>
        </w:rPr>
        <w:instrText xml:space="preserve"> REF _Ref232152685 \h  \* MERGEFORMAT </w:instrText>
      </w:r>
      <w:r w:rsidRPr="00803481">
        <w:rPr>
          <w:rFonts w:asciiTheme="majorHAnsi" w:hAnsiTheme="majorHAnsi" w:cstheme="majorHAnsi"/>
          <w:color w:val="000000" w:themeColor="text1"/>
          <w:sz w:val="22"/>
          <w:szCs w:val="22"/>
        </w:rPr>
      </w:r>
      <w:r w:rsidRPr="00803481">
        <w:rPr>
          <w:rFonts w:asciiTheme="majorHAnsi" w:hAnsiTheme="majorHAnsi" w:cstheme="majorHAnsi"/>
          <w:color w:val="000000" w:themeColor="text1"/>
          <w:sz w:val="22"/>
          <w:szCs w:val="22"/>
        </w:rPr>
        <w:fldChar w:fldCharType="separate"/>
      </w:r>
      <w:r w:rsidRPr="00803481">
        <w:rPr>
          <w:rFonts w:asciiTheme="majorHAnsi" w:hAnsiTheme="majorHAnsi" w:cstheme="majorHAnsi"/>
          <w:color w:val="000000" w:themeColor="text1"/>
          <w:sz w:val="22"/>
          <w:szCs w:val="22"/>
        </w:rPr>
        <w:fldChar w:fldCharType="end"/>
      </w:r>
      <w:r>
        <w:rPr>
          <w:rFonts w:ascii="Calibri" w:hAnsi="Calibri" w:cs="Calibri"/>
          <w:color w:val="000000" w:themeColor="text1"/>
        </w:rPr>
        <w:t xml:space="preserve">SELE at the surface is defined as the probability that a carrier generated there contributes to PL. Figure 13 shows the SRV index together with the surface SELE value Yeshurun et al. report for this same wet-etch experiment, both plotted against elapsed time across the 28 post-etch measurements. Over the 28 post-etch measurements, the SRV index </w:t>
      </w:r>
      <w:r>
        <w:rPr>
          <w:rFonts w:ascii="Calibri" w:hAnsi="Calibri" w:cs="Calibri"/>
          <w:color w:val="000000" w:themeColor="text1"/>
        </w:rPr>
        <w:lastRenderedPageBreak/>
        <w:t>decreases monotonically (Pearson r = −0.86 with elapsed time) while the SELE at the surface increases monotonically, following a logarithmic oxide-regrowth model. Both describe the same underlying process, and their opposing trends are consistent with one another</w:t>
      </w:r>
      <w:commentRangeStart w:id="158"/>
      <w:commentRangeStart w:id="159"/>
      <w:r>
        <w:rPr>
          <w:rFonts w:ascii="Calibri" w:hAnsi="Calibri" w:cs="Calibri"/>
          <w:color w:val="000000" w:themeColor="text1"/>
        </w:rPr>
        <w:t>.</w:t>
      </w:r>
      <w:commentRangeEnd w:id="158"/>
      <w:r w:rsidR="00404181" w:rsidRPr="00803481">
        <w:rPr>
          <w:rStyle w:val="CommentReference"/>
          <w:rFonts w:asciiTheme="majorHAnsi" w:hAnsiTheme="majorHAnsi" w:cstheme="majorHAnsi"/>
          <w:color w:val="000000" w:themeColor="text1"/>
          <w:sz w:val="22"/>
          <w:szCs w:val="22"/>
          <w:rtl/>
        </w:rPr>
        <w:commentReference w:id="158"/>
      </w:r>
      <w:commentRangeEnd w:id="159"/>
      <w:r w:rsidR="00404181" w:rsidRPr="00803481">
        <w:rPr>
          <w:rStyle w:val="CommentReference"/>
          <w:rFonts w:asciiTheme="majorHAnsi" w:hAnsiTheme="majorHAnsi" w:cstheme="majorHAnsi"/>
          <w:color w:val="000000" w:themeColor="text1"/>
          <w:sz w:val="22"/>
          <w:szCs w:val="22"/>
          <w:rtl/>
        </w:rPr>
        <w:commentReference w:id="159"/>
      </w:r>
    </w:p>
    <w:p w14:paraId="78D5F575" w14:textId="2E073744" w:rsidR="00A21A35" w:rsidRPr="00803481" w:rsidRDefault="008715A8" w:rsidP="004A6C14">
      <w:pPr>
        <w:rPr>
          <w:rFonts w:asciiTheme="majorHAnsi" w:hAnsiTheme="majorHAnsi" w:cstheme="majorHAnsi"/>
          <w:color w:val="000000" w:themeColor="text1"/>
          <w:rtl/>
          <w:lang w:bidi="he-IL"/>
        </w:rPr>
      </w:pPr>
      <w:r w:rsidRPr="00803481">
        <w:rPr>
          <w:rFonts w:asciiTheme="majorHAnsi" w:hAnsiTheme="majorHAnsi" w:cstheme="majorHAnsi"/>
          <w:noProof/>
          <w:color w:val="000000" w:themeColor="text1"/>
          <w:lang w:bidi="he-IL"/>
        </w:rPr>
        <w:drawing>
          <wp:inline distT="0" distB="0" distL="0" distR="0" wp14:anchorId="65DFEDA3" wp14:editId="610111CA">
            <wp:extent cx="5486400" cy="3521075"/>
            <wp:effectExtent l="0" t="0" r="0" b="0"/>
            <wp:docPr id="200657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75667" name=""/>
                    <pic:cNvPicPr/>
                  </pic:nvPicPr>
                  <pic:blipFill>
                    <a:blip r:embed="rId24"/>
                    <a:stretch>
                      <a:fillRect/>
                    </a:stretch>
                  </pic:blipFill>
                  <pic:spPr>
                    <a:xfrm>
                      <a:off x="0" y="0"/>
                      <a:ext cx="5486400" cy="3521075"/>
                    </a:xfrm>
                    <a:prstGeom prst="rect">
                      <a:avLst/>
                    </a:prstGeom>
                  </pic:spPr>
                </pic:pic>
              </a:graphicData>
            </a:graphic>
          </wp:inline>
        </w:drawing>
      </w:r>
    </w:p>
    <w:p w14:paraId="380C0667" w14:textId="77777777" w:rsidR="0064221D" w:rsidRPr="00803481" w:rsidRDefault="0064221D" w:rsidP="0000140C">
      <w:pPr>
        <w:spacing w:after="0"/>
        <w:rPr>
          <w:rFonts w:asciiTheme="majorHAnsi" w:hAnsiTheme="majorHAnsi" w:cstheme="majorHAnsi"/>
          <w:color w:val="000000" w:themeColor="text1"/>
        </w:rPr>
      </w:pPr>
    </w:p>
    <w:p w14:paraId="06F4B770" w14:textId="095A8DC0" w:rsidR="00432B6C" w:rsidRPr="00803481" w:rsidRDefault="0064221D" w:rsidP="003D3F29">
      <w:pPr>
        <w:pStyle w:val="Caption"/>
        <w:jc w:val="both"/>
        <w:rPr>
          <w:rFonts w:asciiTheme="majorHAnsi" w:hAnsiTheme="majorHAnsi" w:cstheme="majorHAnsi"/>
          <w:i/>
          <w:color w:val="000000" w:themeColor="text1"/>
          <w:sz w:val="22"/>
          <w:szCs w:val="22"/>
          <w:rtl/>
          <w:lang w:bidi="he-IL"/>
        </w:rPr>
      </w:pPr>
      <w:bookmarkStart w:id="160" w:name="_Ref232152685"/>
      <w:r w:rsidRPr="00803481">
        <w:rPr>
          <w:rFonts w:asciiTheme="majorHAnsi" w:hAnsiTheme="majorHAnsi" w:cstheme="majorHAnsi"/>
          <w:color w:val="000000" w:themeColor="text1"/>
          <w:sz w:val="22"/>
          <w:szCs w:val="22"/>
        </w:rPr>
        <w:t xml:space="preserve">Figure </w:t>
      </w:r>
      <w:r w:rsidRPr="00803481">
        <w:rPr>
          <w:rFonts w:asciiTheme="majorHAnsi" w:hAnsiTheme="majorHAnsi" w:cstheme="majorHAnsi"/>
          <w:color w:val="000000" w:themeColor="text1"/>
          <w:sz w:val="22"/>
          <w:szCs w:val="22"/>
        </w:rPr>
        <w:fldChar w:fldCharType="begin"/>
      </w:r>
      <w:r w:rsidRPr="00803481">
        <w:rPr>
          <w:rFonts w:asciiTheme="majorHAnsi" w:hAnsiTheme="majorHAnsi" w:cstheme="majorHAnsi"/>
          <w:color w:val="000000" w:themeColor="text1"/>
          <w:sz w:val="22"/>
          <w:szCs w:val="22"/>
        </w:rPr>
        <w:instrText xml:space="preserve"> SEQ Figure \* ARABIC </w:instrText>
      </w:r>
      <w:r w:rsidRPr="00803481">
        <w:rPr>
          <w:rFonts w:asciiTheme="majorHAnsi" w:hAnsiTheme="majorHAnsi" w:cstheme="majorHAnsi"/>
          <w:color w:val="000000" w:themeColor="text1"/>
          <w:sz w:val="22"/>
          <w:szCs w:val="22"/>
        </w:rPr>
        <w:fldChar w:fldCharType="separate"/>
      </w:r>
      <w:r w:rsidR="003C2E42" w:rsidRPr="00803481">
        <w:rPr>
          <w:rFonts w:asciiTheme="majorHAnsi" w:hAnsiTheme="majorHAnsi" w:cstheme="majorHAnsi"/>
          <w:noProof/>
          <w:color w:val="000000" w:themeColor="text1"/>
          <w:sz w:val="22"/>
          <w:szCs w:val="22"/>
        </w:rPr>
        <w:t>13</w:t>
      </w:r>
      <w:r w:rsidRPr="00803481">
        <w:rPr>
          <w:rFonts w:asciiTheme="majorHAnsi" w:hAnsiTheme="majorHAnsi" w:cstheme="majorHAnsi"/>
          <w:color w:val="000000" w:themeColor="text1"/>
          <w:sz w:val="22"/>
          <w:szCs w:val="22"/>
        </w:rPr>
        <w:fldChar w:fldCharType="end"/>
      </w:r>
      <w:bookmarkEnd w:id="160"/>
      <w:r w:rsidRPr="00803481">
        <w:rPr>
          <w:rFonts w:asciiTheme="majorHAnsi" w:hAnsiTheme="majorHAnsi" w:cstheme="majorHAnsi"/>
          <w:color w:val="000000" w:themeColor="text1"/>
          <w:sz w:val="22"/>
          <w:szCs w:val="22"/>
        </w:rPr>
        <w:t xml:space="preserve"> - </w:t>
      </w:r>
      <w:r w:rsidRPr="00803481">
        <w:rPr>
          <w:rFonts w:asciiTheme="majorHAnsi" w:hAnsiTheme="majorHAnsi" w:cstheme="majorHAnsi"/>
          <w:b w:val="0"/>
          <w:bCs w:val="0"/>
          <w:i/>
          <w:color w:val="000000" w:themeColor="text1"/>
          <w:sz w:val="22"/>
          <w:szCs w:val="22"/>
        </w:rPr>
        <w:t xml:space="preserve">SRV index and surface SELE value (Reproduced from </w:t>
      </w:r>
      <w:r w:rsidR="00D77DA2" w:rsidRPr="004E27E8">
        <w:rPr>
          <w:rFonts w:asciiTheme="majorHAnsi" w:hAnsiTheme="majorHAnsi" w:cstheme="majorHAnsi"/>
          <w:b w:val="0"/>
          <w:bCs w:val="0"/>
          <w:i/>
          <w:color w:val="000000" w:themeColor="text1"/>
          <w:sz w:val="22"/>
          <w:szCs w:val="22"/>
        </w:rPr>
        <w:fldChar w:fldCharType="begin"/>
      </w:r>
      <w:r w:rsidR="00D77DA2" w:rsidRPr="004E27E8">
        <w:rPr>
          <w:rFonts w:asciiTheme="majorHAnsi" w:hAnsiTheme="majorHAnsi" w:cstheme="majorHAnsi"/>
          <w:b w:val="0"/>
          <w:bCs w:val="0"/>
          <w:i/>
          <w:color w:val="000000" w:themeColor="text1"/>
          <w:sz w:val="22"/>
          <w:szCs w:val="22"/>
        </w:rPr>
        <w:instrText xml:space="preserve"> REF _Ref237863067 \r \h </w:instrText>
      </w:r>
      <w:r w:rsidR="00803481" w:rsidRPr="004E27E8">
        <w:rPr>
          <w:rFonts w:asciiTheme="majorHAnsi" w:hAnsiTheme="majorHAnsi" w:cstheme="majorHAnsi"/>
          <w:b w:val="0"/>
          <w:bCs w:val="0"/>
          <w:i/>
          <w:color w:val="000000" w:themeColor="text1"/>
          <w:sz w:val="22"/>
          <w:szCs w:val="22"/>
        </w:rPr>
        <w:instrText xml:space="preserve"> \* MERGEFORMAT </w:instrText>
      </w:r>
      <w:r w:rsidR="00D77DA2" w:rsidRPr="004E27E8">
        <w:rPr>
          <w:rFonts w:asciiTheme="majorHAnsi" w:hAnsiTheme="majorHAnsi" w:cstheme="majorHAnsi"/>
          <w:b w:val="0"/>
          <w:bCs w:val="0"/>
          <w:i/>
          <w:color w:val="000000" w:themeColor="text1"/>
          <w:sz w:val="22"/>
          <w:szCs w:val="22"/>
        </w:rPr>
      </w:r>
      <w:r w:rsidR="00D77DA2" w:rsidRPr="004E27E8">
        <w:rPr>
          <w:rFonts w:asciiTheme="majorHAnsi" w:hAnsiTheme="majorHAnsi" w:cstheme="majorHAnsi"/>
          <w:b w:val="0"/>
          <w:bCs w:val="0"/>
          <w:i/>
          <w:color w:val="000000" w:themeColor="text1"/>
          <w:sz w:val="22"/>
          <w:szCs w:val="22"/>
        </w:rPr>
        <w:fldChar w:fldCharType="separate"/>
      </w:r>
      <w:r w:rsidR="003C2E42" w:rsidRPr="004E27E8">
        <w:rPr>
          <w:rFonts w:asciiTheme="majorHAnsi" w:hAnsiTheme="majorHAnsi" w:cstheme="majorHAnsi"/>
          <w:b w:val="0"/>
          <w:bCs w:val="0"/>
          <w:i/>
          <w:color w:val="000000" w:themeColor="text1"/>
          <w:sz w:val="22"/>
          <w:szCs w:val="22"/>
          <w:cs/>
        </w:rPr>
        <w:t>‎</w:t>
      </w:r>
      <w:r w:rsidR="00D77DA2" w:rsidRPr="004E27E8">
        <w:rPr>
          <w:rFonts w:asciiTheme="majorHAnsi" w:hAnsiTheme="majorHAnsi" w:cstheme="majorHAnsi"/>
          <w:b w:val="0"/>
          <w:bCs w:val="0"/>
          <w:i/>
          <w:color w:val="000000" w:themeColor="text1"/>
          <w:sz w:val="22"/>
          <w:szCs w:val="22"/>
        </w:rPr>
        <w:fldChar w:fldCharType="end"/>
      </w:r>
      <w:r w:rsidR="00F16736" w:rsidRPr="004E27E8">
        <w:rPr>
          <w:rFonts w:asciiTheme="majorHAnsi" w:hAnsiTheme="majorHAnsi" w:cstheme="majorHAnsi"/>
          <w:b w:val="0"/>
          <w:bCs w:val="0"/>
          <w:i/>
          <w:color w:val="000000" w:themeColor="text1"/>
          <w:sz w:val="22"/>
          <w:szCs w:val="22"/>
        </w:rPr>
        <w:fldChar w:fldCharType="begin"/>
      </w:r>
      <w:r w:rsidR="00F16736" w:rsidRPr="004E27E8">
        <w:rPr>
          <w:rFonts w:asciiTheme="majorHAnsi" w:hAnsiTheme="majorHAnsi" w:cstheme="majorHAnsi"/>
          <w:b w:val="0"/>
          <w:bCs w:val="0"/>
          <w:i/>
          <w:color w:val="000000" w:themeColor="text1"/>
          <w:sz w:val="22"/>
          <w:szCs w:val="22"/>
        </w:rPr>
        <w:instrText xml:space="preserve"> REF _Ref237863067 \r \h </w:instrText>
      </w:r>
      <w:r w:rsidR="004E27E8">
        <w:rPr>
          <w:rFonts w:asciiTheme="majorHAnsi" w:hAnsiTheme="majorHAnsi" w:cstheme="majorHAnsi"/>
          <w:b w:val="0"/>
          <w:bCs w:val="0"/>
          <w:i/>
          <w:color w:val="000000" w:themeColor="text1"/>
          <w:sz w:val="22"/>
          <w:szCs w:val="22"/>
        </w:rPr>
        <w:instrText xml:space="preserve"> \* MERGEFORMAT </w:instrText>
      </w:r>
      <w:r w:rsidR="00F16736" w:rsidRPr="004E27E8">
        <w:rPr>
          <w:rFonts w:asciiTheme="majorHAnsi" w:hAnsiTheme="majorHAnsi" w:cstheme="majorHAnsi"/>
          <w:b w:val="0"/>
          <w:bCs w:val="0"/>
          <w:i/>
          <w:color w:val="000000" w:themeColor="text1"/>
          <w:sz w:val="22"/>
          <w:szCs w:val="22"/>
        </w:rPr>
      </w:r>
      <w:r w:rsidR="00F16736" w:rsidRPr="004E27E8">
        <w:rPr>
          <w:rFonts w:asciiTheme="majorHAnsi" w:hAnsiTheme="majorHAnsi" w:cstheme="majorHAnsi"/>
          <w:b w:val="0"/>
          <w:bCs w:val="0"/>
          <w:i/>
          <w:color w:val="000000" w:themeColor="text1"/>
          <w:sz w:val="22"/>
          <w:szCs w:val="22"/>
        </w:rPr>
        <w:fldChar w:fldCharType="separate"/>
      </w:r>
      <w:r w:rsidR="00F16736" w:rsidRPr="004E27E8">
        <w:rPr>
          <w:rFonts w:asciiTheme="majorHAnsi" w:hAnsiTheme="majorHAnsi" w:cstheme="majorHAnsi"/>
          <w:b w:val="0"/>
          <w:bCs w:val="0"/>
          <w:i/>
          <w:color w:val="000000" w:themeColor="text1"/>
          <w:sz w:val="22"/>
          <w:szCs w:val="22"/>
          <w:cs/>
        </w:rPr>
        <w:t>‎</w:t>
      </w:r>
      <w:r w:rsidR="00F16736" w:rsidRPr="004E27E8">
        <w:rPr>
          <w:rFonts w:asciiTheme="majorHAnsi" w:hAnsiTheme="majorHAnsi" w:cstheme="majorHAnsi"/>
          <w:b w:val="0"/>
          <w:bCs w:val="0"/>
          <w:i/>
          <w:color w:val="000000" w:themeColor="text1"/>
          <w:sz w:val="22"/>
          <w:szCs w:val="22"/>
        </w:rPr>
        <w:t>[18]</w:t>
      </w:r>
      <w:r w:rsidR="00F16736" w:rsidRPr="004E27E8">
        <w:rPr>
          <w:rFonts w:asciiTheme="majorHAnsi" w:hAnsiTheme="majorHAnsi" w:cstheme="majorHAnsi"/>
          <w:b w:val="0"/>
          <w:bCs w:val="0"/>
          <w:i/>
          <w:color w:val="000000" w:themeColor="text1"/>
          <w:sz w:val="22"/>
          <w:szCs w:val="22"/>
        </w:rPr>
        <w:fldChar w:fldCharType="end"/>
      </w:r>
      <w:r w:rsidRPr="004E27E8">
        <w:rPr>
          <w:rFonts w:asciiTheme="majorHAnsi" w:hAnsiTheme="majorHAnsi" w:cstheme="majorHAnsi"/>
          <w:b w:val="0"/>
          <w:bCs w:val="0"/>
          <w:i/>
          <w:color w:val="000000" w:themeColor="text1"/>
          <w:sz w:val="22"/>
          <w:szCs w:val="22"/>
        </w:rPr>
        <w:t>)</w:t>
      </w:r>
      <w:r w:rsidRPr="00803481">
        <w:rPr>
          <w:rFonts w:asciiTheme="majorHAnsi" w:hAnsiTheme="majorHAnsi" w:cstheme="majorHAnsi"/>
          <w:b w:val="0"/>
          <w:bCs w:val="0"/>
          <w:i/>
          <w:color w:val="000000" w:themeColor="text1"/>
          <w:sz w:val="22"/>
          <w:szCs w:val="22"/>
        </w:rPr>
        <w:t xml:space="preserve"> as a function of elapsed time after wet etching of a p-type GaAs wafer.</w:t>
      </w:r>
    </w:p>
    <w:p w14:paraId="5FCBDE5F" w14:textId="77777777" w:rsidR="008B6639" w:rsidRPr="00803481" w:rsidRDefault="008B6639" w:rsidP="008B6639">
      <w:pPr>
        <w:rPr>
          <w:rtl/>
          <w:lang w:bidi="he-IL"/>
        </w:rPr>
      </w:pPr>
    </w:p>
    <w:p w14:paraId="48771AE3" w14:textId="1F725625" w:rsidR="005D1032" w:rsidRPr="00404181" w:rsidRDefault="005D1032">
      <w:pPr>
        <w:pStyle w:val="Heading2"/>
        <w:numPr>
          <w:ilvl w:val="1"/>
          <w:numId w:val="20"/>
        </w:numPr>
        <w:jc w:val="both"/>
        <w:rPr>
          <w:rFonts w:cstheme="majorHAnsi"/>
          <w:color w:val="000000" w:themeColor="text1"/>
          <w:sz w:val="22"/>
          <w:szCs w:val="22"/>
        </w:rPr>
        <w:pPrChange w:id="161" w:author="Zohara Ben Meir" w:date="2026-09-06T13:46:00Z" w16du:dateUtc="2026-09-06T10:46:00Z">
          <w:pPr>
            <w:pStyle w:val="Heading1"/>
            <w:numPr>
              <w:ilvl w:val="1"/>
              <w:numId w:val="20"/>
            </w:numPr>
            <w:spacing w:before="240" w:after="200"/>
          </w:pPr>
        </w:pPrChange>
      </w:pPr>
      <w:commentRangeStart w:id="162"/>
      <w:commentRangeStart w:id="163"/>
      <w:r w:rsidRPr="00404181">
        <w:rPr>
          <w:rFonts w:cstheme="majorHAnsi"/>
          <w:color w:val="000000" w:themeColor="text1"/>
          <w:sz w:val="22"/>
          <w:szCs w:val="22"/>
        </w:rPr>
        <w:t>Extension to Thin Films</w:t>
      </w:r>
      <w:commentRangeEnd w:id="163"/>
      <w:r w:rsidR="00F16736" w:rsidRPr="006E19AA">
        <w:rPr>
          <w:rStyle w:val="CommentReference"/>
          <w:rFonts w:cstheme="majorHAnsi"/>
          <w:color w:val="000000" w:themeColor="text1"/>
          <w:sz w:val="22"/>
          <w:szCs w:val="22"/>
        </w:rPr>
        <w:commentReference w:id="163"/>
      </w:r>
      <w:commentRangeEnd w:id="162"/>
      <w:r w:rsidR="00F16736" w:rsidRPr="006E19AA">
        <w:rPr>
          <w:rStyle w:val="CommentReference"/>
          <w:rFonts w:cstheme="majorHAnsi"/>
          <w:color w:val="000000" w:themeColor="text1"/>
          <w:sz w:val="22"/>
          <w:szCs w:val="22"/>
        </w:rPr>
        <w:commentReference w:id="162"/>
      </w:r>
    </w:p>
    <w:p w14:paraId="1C4F43A5" w14:textId="36A83D78" w:rsidR="005D1032" w:rsidRPr="00803481" w:rsidRDefault="005D1032" w:rsidP="005D1032">
      <w:pPr>
        <w:pStyle w:val="ZBM-Insert-Body"/>
        <w:jc w:val="both"/>
        <w:rPr>
          <w:rFonts w:asciiTheme="majorHAnsi" w:hAnsiTheme="majorHAnsi" w:cstheme="majorHAnsi"/>
          <w:color w:val="000000" w:themeColor="text1"/>
          <w:sz w:val="22"/>
          <w:szCs w:val="22"/>
        </w:rPr>
      </w:pPr>
      <w:r w:rsidRPr="00803481">
        <w:rPr>
          <w:rFonts w:asciiTheme="majorHAnsi" w:hAnsiTheme="majorHAnsi" w:cstheme="majorHAnsi"/>
          <w:color w:val="000000" w:themeColor="text1"/>
          <w:sz w:val="22"/>
          <w:szCs w:val="22"/>
        </w:rPr>
        <w:t>While the present work focuses on bulk wafers, thin-film solar cells are a natural next target for the method</w:t>
      </w:r>
      <w:del w:id="164" w:author="Gideon Segev" w:date="2026-09-18T14:01:00Z" w16du:dateUtc="2026-09-18T21:01:00Z">
        <w:r w:rsidRPr="00803481" w:rsidDel="00AA2EEE">
          <w:rPr>
            <w:rFonts w:asciiTheme="majorHAnsi" w:hAnsiTheme="majorHAnsi" w:cstheme="majorHAnsi"/>
            <w:color w:val="000000" w:themeColor="text1"/>
            <w:sz w:val="22"/>
            <w:szCs w:val="22"/>
          </w:rPr>
          <w:delText>.</w:delText>
        </w:r>
      </w:del>
      <w:r w:rsidRPr="00803481">
        <w:rPr>
          <w:rFonts w:asciiTheme="majorHAnsi" w:hAnsiTheme="majorHAnsi" w:cstheme="majorHAnsi"/>
          <w:color w:val="000000" w:themeColor="text1"/>
          <w:sz w:val="22"/>
          <w:szCs w:val="22"/>
        </w:rPr>
        <w:t xml:space="preserve"> </w:t>
      </w:r>
      <w:r w:rsidRPr="00803481">
        <w:rPr>
          <w:rFonts w:asciiTheme="majorHAnsi" w:hAnsiTheme="majorHAnsi" w:cstheme="majorHAnsi"/>
          <w:color w:val="000000" w:themeColor="text1"/>
          <w:sz w:val="22"/>
          <w:szCs w:val="22"/>
        </w:rPr>
        <w:fldChar w:fldCharType="begin"/>
      </w:r>
      <w:r w:rsidRPr="00803481">
        <w:rPr>
          <w:rFonts w:asciiTheme="majorHAnsi" w:hAnsiTheme="majorHAnsi" w:cstheme="majorHAnsi"/>
          <w:color w:val="000000" w:themeColor="text1"/>
          <w:sz w:val="22"/>
          <w:szCs w:val="22"/>
        </w:rPr>
        <w:instrText xml:space="preserve"> REF _Ref237862846 \r \h </w:instrText>
      </w:r>
      <w:r w:rsidR="00803481">
        <w:rPr>
          <w:rFonts w:asciiTheme="majorHAnsi" w:hAnsiTheme="majorHAnsi" w:cstheme="majorHAnsi"/>
          <w:color w:val="000000" w:themeColor="text1"/>
          <w:sz w:val="22"/>
          <w:szCs w:val="22"/>
        </w:rPr>
        <w:instrText xml:space="preserve"> \* MERGEFORMAT </w:instrText>
      </w:r>
      <w:r w:rsidRPr="00803481">
        <w:rPr>
          <w:rFonts w:asciiTheme="majorHAnsi" w:hAnsiTheme="majorHAnsi" w:cstheme="majorHAnsi"/>
          <w:color w:val="000000" w:themeColor="text1"/>
          <w:sz w:val="22"/>
          <w:szCs w:val="22"/>
        </w:rPr>
      </w:r>
      <w:r w:rsidRPr="00803481">
        <w:rPr>
          <w:rFonts w:asciiTheme="majorHAnsi" w:hAnsiTheme="majorHAnsi" w:cstheme="majorHAnsi"/>
          <w:color w:val="000000" w:themeColor="text1"/>
          <w:sz w:val="22"/>
          <w:szCs w:val="22"/>
        </w:rPr>
        <w:fldChar w:fldCharType="separate"/>
      </w:r>
      <w:r w:rsidR="00AA2EEE">
        <w:rPr>
          <w:rFonts w:asciiTheme="majorHAnsi" w:hAnsiTheme="majorHAnsi" w:cstheme="majorHAnsi"/>
          <w:color w:val="000000" w:themeColor="text1"/>
          <w:sz w:val="22"/>
          <w:szCs w:val="22"/>
          <w:cs/>
        </w:rPr>
        <w:t>‎</w:t>
      </w:r>
      <w:r w:rsidR="00AA2EEE">
        <w:rPr>
          <w:rFonts w:asciiTheme="majorHAnsi" w:hAnsiTheme="majorHAnsi" w:cstheme="majorHAnsi"/>
          <w:color w:val="000000" w:themeColor="text1"/>
          <w:sz w:val="22"/>
          <w:szCs w:val="22"/>
        </w:rPr>
        <w:t>[15]</w:t>
      </w:r>
      <w:r w:rsidRPr="00803481">
        <w:rPr>
          <w:rFonts w:asciiTheme="majorHAnsi" w:hAnsiTheme="majorHAnsi" w:cstheme="majorHAnsi"/>
          <w:color w:val="000000" w:themeColor="text1"/>
          <w:sz w:val="22"/>
          <w:szCs w:val="22"/>
        </w:rPr>
        <w:fldChar w:fldCharType="end"/>
      </w:r>
      <w:ins w:id="165" w:author="Gideon Segev" w:date="2026-09-18T14:01:00Z" w16du:dateUtc="2026-09-18T21:01:00Z">
        <w:r w:rsidR="00AA2EEE">
          <w:rPr>
            <w:rFonts w:asciiTheme="majorHAnsi" w:hAnsiTheme="majorHAnsi" w:cstheme="majorHAnsi"/>
            <w:color w:val="000000" w:themeColor="text1"/>
            <w:sz w:val="22"/>
            <w:szCs w:val="22"/>
          </w:rPr>
          <w:t xml:space="preserve">. </w:t>
        </w:r>
      </w:ins>
      <w:commentRangeStart w:id="166"/>
      <w:r>
        <w:rPr>
          <w:rFonts w:ascii="Calibri" w:hAnsi="Calibri" w:cs="Calibri"/>
          <w:color w:val="000000" w:themeColor="text1"/>
        </w:rPr>
        <w:t>The motivation goes back to the foundational treatment this thesis builds on: under a single steady-state measurement, a thin absorber’s efficiency is only sensitive to diffusion length once L becomes comparable to or shorter than the optical absorption depth 1/α [15].</w:t>
      </w:r>
      <w:ins w:id="167" w:author="Gideon Segev" w:date="2026-09-18T14:02:00Z" w16du:dateUtc="2026-09-18T21:02:00Z">
        <w:r w:rsidR="00AA2EEE">
          <w:rPr>
            <w:rFonts w:ascii="Calibri" w:hAnsi="Calibri" w:cs="Calibri"/>
            <w:color w:val="000000" w:themeColor="text1"/>
          </w:rPr>
          <w:t xml:space="preserve"> </w:t>
        </w:r>
      </w:ins>
      <w:commentRangeEnd w:id="166"/>
      <w:r w:rsidR="00AA2EEE" w:rsidRPr="00803481">
        <w:rPr>
          <w:rStyle w:val="CommentReference"/>
          <w:rFonts w:asciiTheme="majorHAnsi" w:hAnsiTheme="majorHAnsi" w:cstheme="majorHAnsi"/>
          <w:color w:val="000000" w:themeColor="text1"/>
          <w:sz w:val="22"/>
          <w:szCs w:val="22"/>
        </w:rPr>
        <w:commentReference w:id="166"/>
      </w:r>
      <w:r w:rsidRPr="00803481">
        <w:rPr>
          <w:rFonts w:asciiTheme="majorHAnsi" w:hAnsiTheme="majorHAnsi" w:cstheme="majorHAnsi"/>
          <w:color w:val="000000" w:themeColor="text1"/>
          <w:sz w:val="22"/>
          <w:szCs w:val="22"/>
        </w:rPr>
        <w:t>A wavelength-swept measurement is best suited to exactly this regime, where one measurement alone can't pin down the material quality.</w:t>
      </w:r>
    </w:p>
    <w:p w14:paraId="27E2DEDE" w14:textId="2C3D89DB" w:rsidR="005D1032" w:rsidRPr="00803481" w:rsidRDefault="005D1032" w:rsidP="005D1032">
      <w:pPr>
        <w:pStyle w:val="ZBM-Insert-Body"/>
        <w:jc w:val="both"/>
        <w:rPr>
          <w:rFonts w:asciiTheme="majorHAnsi" w:hAnsiTheme="majorHAnsi" w:cstheme="majorHAnsi"/>
          <w:color w:val="000000" w:themeColor="text1"/>
          <w:sz w:val="22"/>
          <w:szCs w:val="22"/>
        </w:rPr>
      </w:pPr>
      <w:r w:rsidRPr="00803481">
        <w:rPr>
          <w:rFonts w:asciiTheme="majorHAnsi" w:hAnsiTheme="majorHAnsi" w:cstheme="majorHAnsi"/>
          <w:color w:val="000000" w:themeColor="text1"/>
          <w:sz w:val="22"/>
          <w:szCs w:val="22"/>
        </w:rPr>
        <w:t xml:space="preserve">Two assumptions in the present model hold for bulk wafers but would break down for thin films. </w:t>
      </w:r>
      <w:r>
        <w:rPr>
          <w:rFonts w:ascii="Calibri" w:hAnsi="Calibri" w:cs="Calibri"/>
          <w:color w:val="000000" w:themeColor="text1"/>
        </w:rPr>
        <w:t xml:space="preserve">The first is that carriers are optically generated according to a simple exponential absorption profile, which holds when the film absorbs the incoming light before any of it reaches the back surface. In a thin film, interference between the incident and reflected light instead produces a generation profile that rises and falls with depth rather than </w:t>
      </w:r>
      <w:r>
        <w:rPr>
          <w:rFonts w:ascii="Calibri" w:hAnsi="Calibri" w:cs="Calibri"/>
          <w:color w:val="000000" w:themeColor="text1"/>
        </w:rPr>
        <w:lastRenderedPageBreak/>
        <w:t>decaying smoothly.</w:t>
      </w:r>
      <w:commentRangeStart w:id="168"/>
      <w:r>
        <w:rPr>
          <w:rFonts w:ascii="Calibri" w:hAnsi="Calibri" w:cs="Calibri"/>
          <w:color w:val="000000" w:themeColor="text1"/>
        </w:rPr>
        <w:t xml:space="preserve"> </w:t>
      </w:r>
      <w:commentRangeStart w:id="169"/>
      <w:r>
        <w:rPr>
          <w:rFonts w:asciiTheme="majorHAnsi" w:hAnsiTheme="majorHAnsi" w:cstheme="majorHAnsi"/>
          <w:color w:val="000000" w:themeColor="text1"/>
          <w:sz w:val="22"/>
          <w:szCs w:val="22"/>
        </w:rPr>
        <w:t xml:space="preserve">The fit would then run against this closed-form generation profile in place of the exponential profile in </w:t>
      </w:r>
      <w:commentRangeStart w:id="170"/>
      <w:r w:rsidRPr="00803481">
        <w:rPr>
          <w:rFonts w:asciiTheme="majorHAnsi" w:hAnsiTheme="majorHAnsi" w:cstheme="majorHAnsi"/>
          <w:color w:val="000000" w:themeColor="text1"/>
          <w:sz w:val="22"/>
          <w:szCs w:val="22"/>
        </w:rPr>
        <w:fldChar w:fldCharType="begin"/>
      </w:r>
      <w:r w:rsidRPr="00803481">
        <w:rPr>
          <w:rFonts w:asciiTheme="majorHAnsi" w:hAnsiTheme="majorHAnsi" w:cstheme="majorHAnsi"/>
          <w:color w:val="000000" w:themeColor="text1"/>
          <w:sz w:val="22"/>
          <w:szCs w:val="22"/>
        </w:rPr>
        <w:instrText xml:space="preserve"> REF _Ref237882849 \h </w:instrText>
      </w:r>
      <w:r w:rsidR="00803481">
        <w:rPr>
          <w:rFonts w:asciiTheme="majorHAnsi" w:hAnsiTheme="majorHAnsi" w:cstheme="majorHAnsi"/>
          <w:color w:val="000000" w:themeColor="text1"/>
          <w:sz w:val="22"/>
          <w:szCs w:val="22"/>
        </w:rPr>
        <w:instrText xml:space="preserve"> \* MERGEFORMAT </w:instrText>
      </w:r>
      <w:r w:rsidRPr="00803481">
        <w:rPr>
          <w:rFonts w:asciiTheme="majorHAnsi" w:hAnsiTheme="majorHAnsi" w:cstheme="majorHAnsi"/>
          <w:color w:val="000000" w:themeColor="text1"/>
          <w:sz w:val="22"/>
          <w:szCs w:val="22"/>
        </w:rPr>
      </w:r>
      <w:r w:rsidRPr="00803481">
        <w:rPr>
          <w:rFonts w:asciiTheme="majorHAnsi" w:hAnsiTheme="majorHAnsi" w:cstheme="majorHAnsi"/>
          <w:color w:val="000000" w:themeColor="text1"/>
          <w:sz w:val="22"/>
          <w:szCs w:val="22"/>
        </w:rPr>
        <w:fldChar w:fldCharType="separate"/>
      </w:r>
      <w:r w:rsidRPr="00803481">
        <w:rPr>
          <w:rFonts w:asciiTheme="majorHAnsi" w:hAnsiTheme="majorHAnsi" w:cstheme="majorHAnsi"/>
          <w:color w:val="000000" w:themeColor="text1"/>
          <w:sz w:val="22"/>
          <w:szCs w:val="22"/>
        </w:rPr>
        <w:fldChar w:fldCharType="end"/>
      </w:r>
      <w:commentRangeEnd w:id="169"/>
      <w:r w:rsidR="00F16736">
        <w:rPr>
          <w:rStyle w:val="CommentReference"/>
          <w:rFonts w:ascii="Calibri" w:hAnsi="Calibri" w:cs="Calibri"/>
          <w:color w:val="000000" w:themeColor="text1"/>
          <w:sz w:val="24"/>
          <w:szCs w:val="24"/>
        </w:rPr>
        <w:commentReference w:id="169"/>
      </w:r>
      <w:r>
        <w:rPr>
          <w:rFonts w:ascii="Calibri" w:hAnsi="Calibri" w:cs="Calibri"/>
          <w:color w:val="000000" w:themeColor="text1"/>
        </w:rPr>
        <w:t>a modified Eq. (18), with the same two-parameter search over Lₙ and A₁</w:t>
      </w:r>
      <w:commentRangeEnd w:id="170"/>
      <w:r w:rsidR="00F16736" w:rsidRPr="00803481">
        <w:rPr>
          <w:rStyle w:val="CommentReference"/>
          <w:rFonts w:asciiTheme="majorHAnsi" w:hAnsiTheme="majorHAnsi" w:cstheme="majorHAnsi"/>
          <w:color w:val="000000" w:themeColor="text1"/>
          <w:sz w:val="22"/>
          <w:szCs w:val="22"/>
        </w:rPr>
        <w:commentReference w:id="170"/>
      </w:r>
      <w:r w:rsidRPr="00803481">
        <w:rPr>
          <w:rFonts w:asciiTheme="majorHAnsi" w:hAnsiTheme="majorHAnsi" w:cstheme="majorHAnsi"/>
          <w:color w:val="000000" w:themeColor="text1"/>
          <w:sz w:val="22"/>
          <w:szCs w:val="22"/>
        </w:rPr>
        <w:t>.</w:t>
      </w:r>
      <w:commentRangeEnd w:id="168"/>
      <w:r w:rsidR="00AA2EEE" w:rsidRPr="00803481">
        <w:rPr>
          <w:rStyle w:val="CommentReference"/>
          <w:rFonts w:asciiTheme="majorHAnsi" w:hAnsiTheme="majorHAnsi" w:cstheme="majorHAnsi"/>
          <w:color w:val="000000" w:themeColor="text1"/>
          <w:sz w:val="22"/>
          <w:szCs w:val="22"/>
        </w:rPr>
        <w:commentReference w:id="168"/>
      </w:r>
    </w:p>
    <w:p w14:paraId="458CC0E4" w14:textId="1868F191" w:rsidR="005D1032" w:rsidRPr="00803481" w:rsidRDefault="005D1032" w:rsidP="005D1032">
      <w:pPr>
        <w:pStyle w:val="ZBM-Insert-Body"/>
        <w:jc w:val="both"/>
        <w:rPr>
          <w:rFonts w:asciiTheme="majorHAnsi" w:hAnsiTheme="majorHAnsi" w:cstheme="majorHAnsi"/>
          <w:color w:val="000000" w:themeColor="text1"/>
          <w:sz w:val="22"/>
          <w:szCs w:val="22"/>
        </w:rPr>
      </w:pPr>
      <w:r w:rsidRPr="00803481">
        <w:rPr>
          <w:rFonts w:asciiTheme="majorHAnsi" w:hAnsiTheme="majorHAnsi" w:cstheme="majorHAnsi"/>
          <w:color w:val="000000" w:themeColor="text1"/>
          <w:sz w:val="22"/>
          <w:szCs w:val="22"/>
        </w:rPr>
        <w:t xml:space="preserve">The second assumption is that photons generated deep in the sample are reabsorbed before they can reach the back surface, </w:t>
      </w:r>
      <w:commentRangeStart w:id="171"/>
      <w:r>
        <w:rPr>
          <w:rFonts w:ascii="Calibri" w:hAnsi="Calibri" w:cs="Calibri"/>
          <w:color w:val="000000" w:themeColor="text1"/>
        </w:rPr>
        <w:t>so only photon escape from the front surface needs to be considered</w:t>
      </w:r>
      <w:commentRangeEnd w:id="171"/>
      <w:r w:rsidR="00F16736" w:rsidRPr="00803481">
        <w:rPr>
          <w:rStyle w:val="CommentReference"/>
          <w:rFonts w:asciiTheme="majorHAnsi" w:hAnsiTheme="majorHAnsi" w:cstheme="majorHAnsi"/>
          <w:color w:val="000000" w:themeColor="text1"/>
          <w:sz w:val="22"/>
          <w:szCs w:val="22"/>
        </w:rPr>
        <w:commentReference w:id="171"/>
      </w:r>
      <w:r w:rsidRPr="00803481">
        <w:rPr>
          <w:rFonts w:asciiTheme="majorHAnsi" w:hAnsiTheme="majorHAnsi" w:cstheme="majorHAnsi"/>
          <w:color w:val="000000" w:themeColor="text1"/>
          <w:sz w:val="22"/>
          <w:szCs w:val="22"/>
        </w:rPr>
        <w:t>.</w:t>
      </w:r>
      <w:r>
        <w:rPr>
          <w:rFonts w:ascii="Calibri" w:hAnsi="Calibri" w:cs="Calibri"/>
          <w:color w:val="000000" w:themeColor="text1"/>
        </w:rPr>
        <w:t xml:space="preserve"> </w:t>
      </w:r>
      <w:r w:rsidRPr="00803481">
        <w:rPr>
          <w:rFonts w:asciiTheme="majorHAnsi" w:hAnsiTheme="majorHAnsi" w:cstheme="majorHAnsi"/>
          <w:color w:val="000000" w:themeColor="text1"/>
          <w:sz w:val="22"/>
          <w:szCs w:val="22"/>
        </w:rPr>
        <w:fldChar w:fldCharType="begin"/>
      </w:r>
      <w:r w:rsidRPr="00803481">
        <w:rPr>
          <w:rFonts w:asciiTheme="majorHAnsi" w:hAnsiTheme="majorHAnsi" w:cstheme="majorHAnsi"/>
          <w:color w:val="000000" w:themeColor="text1"/>
          <w:sz w:val="22"/>
          <w:szCs w:val="22"/>
        </w:rPr>
        <w:instrText xml:space="preserve"> REF _Ref237862846 \r \h </w:instrText>
      </w:r>
      <w:r w:rsidR="00803481">
        <w:rPr>
          <w:rFonts w:asciiTheme="majorHAnsi" w:hAnsiTheme="majorHAnsi" w:cstheme="majorHAnsi"/>
          <w:color w:val="000000" w:themeColor="text1"/>
          <w:sz w:val="22"/>
          <w:szCs w:val="22"/>
        </w:rPr>
        <w:instrText xml:space="preserve"> \* MERGEFORMAT </w:instrText>
      </w:r>
      <w:r w:rsidRPr="00803481">
        <w:rPr>
          <w:rFonts w:asciiTheme="majorHAnsi" w:hAnsiTheme="majorHAnsi" w:cstheme="majorHAnsi"/>
          <w:color w:val="000000" w:themeColor="text1"/>
          <w:sz w:val="22"/>
          <w:szCs w:val="22"/>
        </w:rPr>
      </w:r>
      <w:r w:rsidRPr="00803481">
        <w:rPr>
          <w:rFonts w:asciiTheme="majorHAnsi" w:hAnsiTheme="majorHAnsi" w:cstheme="majorHAnsi"/>
          <w:color w:val="000000" w:themeColor="text1"/>
          <w:sz w:val="22"/>
          <w:szCs w:val="22"/>
        </w:rPr>
        <w:fldChar w:fldCharType="separate"/>
      </w:r>
      <w:r w:rsidRPr="00803481">
        <w:rPr>
          <w:rFonts w:asciiTheme="majorHAnsi" w:hAnsiTheme="majorHAnsi" w:cstheme="majorHAnsi"/>
          <w:color w:val="000000" w:themeColor="text1"/>
          <w:sz w:val="22"/>
          <w:szCs w:val="22"/>
        </w:rPr>
        <w:fldChar w:fldCharType="end"/>
      </w:r>
      <w:r>
        <w:rPr>
          <w:rFonts w:ascii="Calibri" w:hAnsi="Calibri" w:cs="Calibri"/>
          <w:color w:val="000000" w:themeColor="text1"/>
        </w:rPr>
        <w:t xml:space="preserve">This is also where the </w:t>
      </w:r>
      <w:commentRangeStart w:id="172"/>
      <w:r>
        <w:rPr>
          <w:rFonts w:ascii="Calibri" w:hAnsi="Calibri" w:cs="Calibri"/>
          <w:color w:val="000000" w:themeColor="text1"/>
        </w:rPr>
        <w:t>present derivation departs from its own theoretical starting point.</w:t>
      </w:r>
      <w:commentRangeEnd w:id="172"/>
      <w:r w:rsidR="00AA2EEE">
        <w:rPr>
          <w:rStyle w:val="CommentReference"/>
          <w:rFonts w:ascii="Calibri" w:hAnsi="Calibri" w:cs="Calibri"/>
          <w:color w:val="000000" w:themeColor="text1"/>
          <w:sz w:val="24"/>
          <w:szCs w:val="24"/>
        </w:rPr>
        <w:commentReference w:id="172"/>
      </w:r>
      <w:r>
        <w:rPr>
          <w:rFonts w:ascii="Calibri" w:hAnsi="Calibri" w:cs="Calibri"/>
          <w:color w:val="000000" w:themeColor="text1"/>
        </w:rPr>
        <w:t xml:space="preserve"> It imposes a surface recombination boundary condition at the front surface only, so back-surface recombination is not accounted for. It also treats the wafer as semi-infinite, so photon emission from the back surface is not considered. Both of these correspond to the thick-sample limit of Duggan and Scott’s original two-surface, finite-thickness problem [15].</w:t>
      </w:r>
      <w:ins w:id="173" w:author="Gideon Segev" w:date="2026-09-18T14:07:00Z" w16du:dateUtc="2026-09-18T21:07:00Z">
        <w:r w:rsidR="00AA2EEE">
          <w:rPr>
            <w:rFonts w:ascii="Calibri" w:hAnsi="Calibri" w:cs="Calibri"/>
            <w:color w:val="000000" w:themeColor="text1"/>
          </w:rPr>
          <w:t xml:space="preserve"> </w:t>
        </w:r>
      </w:ins>
      <w:r w:rsidRPr="00803481">
        <w:rPr>
          <w:rFonts w:asciiTheme="majorHAnsi" w:hAnsiTheme="majorHAnsi" w:cstheme="majorHAnsi"/>
          <w:color w:val="000000" w:themeColor="text1"/>
          <w:sz w:val="22"/>
          <w:szCs w:val="22"/>
        </w:rPr>
        <w:t xml:space="preserve">Extending the treatment to thin films therefore requires reinstating the full two-surface formulation — both a two-surface boundary condition on the carrier concentration and a two-surface photon escape probability, since carriers and photons alike can reach either face. </w:t>
      </w:r>
      <w:commentRangeStart w:id="174"/>
      <w:del w:id="175" w:author="Zohara Ben Meir" w:date="2026-09-04T12:01:00Z">
        <w:r w:rsidRPr="00803481">
          <w:rPr>
            <w:rFonts w:asciiTheme="majorHAnsi" w:hAnsiTheme="majorHAnsi" w:cstheme="majorHAnsi"/>
            <w:color w:val="000000" w:themeColor="text1"/>
            <w:sz w:val="22"/>
            <w:szCs w:val="22"/>
          </w:rPr>
          <w:delText xml:space="preserve">This two-surface treatment has already proven useful elsewhere: to determine local diffusion length directly from a single luminescence image </w:delText>
        </w:r>
      </w:del>
      <w:r w:rsidRPr="00803481">
        <w:rPr>
          <w:rFonts w:asciiTheme="majorHAnsi" w:hAnsiTheme="majorHAnsi" w:cstheme="majorHAnsi"/>
          <w:color w:val="000000" w:themeColor="text1"/>
          <w:sz w:val="22"/>
          <w:szCs w:val="22"/>
        </w:rPr>
        <w:fldChar w:fldCharType="begin"/>
      </w:r>
      <w:r w:rsidRPr="00803481">
        <w:rPr>
          <w:rFonts w:asciiTheme="majorHAnsi" w:hAnsiTheme="majorHAnsi" w:cstheme="majorHAnsi"/>
          <w:color w:val="000000" w:themeColor="text1"/>
          <w:sz w:val="22"/>
          <w:szCs w:val="22"/>
        </w:rPr>
        <w:instrText xml:space="preserve"> REF _Ref237862749 \r \h </w:instrText>
      </w:r>
      <w:r w:rsidR="00803481">
        <w:rPr>
          <w:rFonts w:asciiTheme="majorHAnsi" w:hAnsiTheme="majorHAnsi" w:cstheme="majorHAnsi"/>
          <w:color w:val="000000" w:themeColor="text1"/>
          <w:sz w:val="22"/>
          <w:szCs w:val="22"/>
        </w:rPr>
        <w:instrText xml:space="preserve"> \* MERGEFORMAT </w:instrText>
      </w:r>
      <w:r w:rsidRPr="00803481">
        <w:rPr>
          <w:rFonts w:asciiTheme="majorHAnsi" w:hAnsiTheme="majorHAnsi" w:cstheme="majorHAnsi"/>
          <w:color w:val="000000" w:themeColor="text1"/>
          <w:sz w:val="22"/>
          <w:szCs w:val="22"/>
        </w:rPr>
      </w:r>
      <w:r w:rsidRPr="00803481">
        <w:rPr>
          <w:rFonts w:asciiTheme="majorHAnsi" w:hAnsiTheme="majorHAnsi" w:cstheme="majorHAnsi"/>
          <w:color w:val="000000" w:themeColor="text1"/>
          <w:sz w:val="22"/>
          <w:szCs w:val="22"/>
        </w:rPr>
        <w:fldChar w:fldCharType="separate"/>
      </w:r>
      <w:del w:id="176" w:author="Zohara Ben Meir" w:date="2026-09-04T12:02:00Z">
        <w:r w:rsidRPr="00803481">
          <w:rPr>
            <w:rFonts w:asciiTheme="majorHAnsi" w:hAnsiTheme="majorHAnsi" w:cstheme="majorHAnsi"/>
            <w:color w:val="000000" w:themeColor="text1"/>
            <w:sz w:val="22"/>
            <w:szCs w:val="22"/>
            <w:cs/>
          </w:rPr>
          <w:delText>‎</w:delText>
        </w:r>
      </w:del>
      <w:del w:id="177" w:author="Zohara Ben Meir" w:date="2026-09-04T12:03:00Z">
        <w:r w:rsidRPr="00803481">
          <w:rPr>
            <w:rFonts w:asciiTheme="majorHAnsi" w:hAnsiTheme="majorHAnsi" w:cstheme="majorHAnsi"/>
            <w:color w:val="000000" w:themeColor="text1"/>
            <w:sz w:val="22"/>
            <w:szCs w:val="22"/>
          </w:rPr>
          <w:delText>[4]</w:delText>
        </w:r>
      </w:del>
      <w:r w:rsidRPr="00803481">
        <w:rPr>
          <w:rFonts w:asciiTheme="majorHAnsi" w:hAnsiTheme="majorHAnsi" w:cstheme="majorHAnsi"/>
          <w:color w:val="000000" w:themeColor="text1"/>
          <w:sz w:val="22"/>
          <w:szCs w:val="22"/>
        </w:rPr>
        <w:fldChar w:fldCharType="end"/>
      </w:r>
      <w:commentRangeEnd w:id="174"/>
      <w:r w:rsidR="00F16736" w:rsidRPr="00803481">
        <w:rPr>
          <w:rStyle w:val="CommentReference"/>
          <w:rFonts w:asciiTheme="majorHAnsi" w:hAnsiTheme="majorHAnsi" w:cstheme="majorHAnsi"/>
          <w:color w:val="000000" w:themeColor="text1"/>
          <w:sz w:val="22"/>
          <w:szCs w:val="22"/>
        </w:rPr>
        <w:commentReference w:id="174"/>
      </w:r>
      <w:r w:rsidRPr="00803481">
        <w:rPr>
          <w:rFonts w:asciiTheme="majorHAnsi" w:hAnsiTheme="majorHAnsi" w:cstheme="majorHAnsi"/>
          <w:color w:val="000000" w:themeColor="text1"/>
          <w:sz w:val="22"/>
          <w:szCs w:val="22"/>
        </w:rPr>
        <w:fldChar w:fldCharType="begin"/>
      </w:r>
      <w:r w:rsidRPr="00803481">
        <w:rPr>
          <w:rFonts w:asciiTheme="majorHAnsi" w:hAnsiTheme="majorHAnsi" w:cstheme="majorHAnsi"/>
          <w:color w:val="000000" w:themeColor="text1"/>
          <w:sz w:val="22"/>
          <w:szCs w:val="22"/>
        </w:rPr>
        <w:instrText xml:space="preserve"> REF _Ref237862805 \r \h </w:instrText>
      </w:r>
      <w:r w:rsidR="00803481">
        <w:rPr>
          <w:rFonts w:asciiTheme="majorHAnsi" w:hAnsiTheme="majorHAnsi" w:cstheme="majorHAnsi"/>
          <w:color w:val="000000" w:themeColor="text1"/>
          <w:sz w:val="22"/>
          <w:szCs w:val="22"/>
        </w:rPr>
        <w:instrText xml:space="preserve"> \* MERGEFORMAT </w:instrText>
      </w:r>
      <w:r w:rsidRPr="00803481">
        <w:rPr>
          <w:rFonts w:asciiTheme="majorHAnsi" w:hAnsiTheme="majorHAnsi" w:cstheme="majorHAnsi"/>
          <w:color w:val="000000" w:themeColor="text1"/>
          <w:sz w:val="22"/>
          <w:szCs w:val="22"/>
        </w:rPr>
      </w:r>
      <w:r w:rsidRPr="00803481">
        <w:rPr>
          <w:rFonts w:asciiTheme="majorHAnsi" w:hAnsiTheme="majorHAnsi" w:cstheme="majorHAnsi"/>
          <w:color w:val="000000" w:themeColor="text1"/>
          <w:sz w:val="22"/>
          <w:szCs w:val="22"/>
        </w:rPr>
        <w:fldChar w:fldCharType="separate"/>
      </w:r>
      <w:del w:id="178" w:author="Zohara Ben Meir" w:date="2026-09-04T12:06:00Z">
        <w:r w:rsidRPr="00803481">
          <w:rPr>
            <w:rFonts w:asciiTheme="majorHAnsi" w:hAnsiTheme="majorHAnsi" w:cstheme="majorHAnsi"/>
            <w:color w:val="000000" w:themeColor="text1"/>
            <w:sz w:val="22"/>
            <w:szCs w:val="22"/>
            <w:cs/>
          </w:rPr>
          <w:delText>‎</w:delText>
        </w:r>
      </w:del>
      <w:del w:id="179" w:author="Zohara Ben Meir" w:date="2026-09-04T12:07:00Z">
        <w:r w:rsidRPr="00803481">
          <w:rPr>
            <w:rFonts w:asciiTheme="majorHAnsi" w:hAnsiTheme="majorHAnsi" w:cstheme="majorHAnsi"/>
            <w:color w:val="000000" w:themeColor="text1"/>
            <w:sz w:val="22"/>
            <w:szCs w:val="22"/>
          </w:rPr>
          <w:delText>[10]</w:delText>
        </w:r>
      </w:del>
      <w:r w:rsidRPr="00803481">
        <w:rPr>
          <w:rFonts w:asciiTheme="majorHAnsi" w:hAnsiTheme="majorHAnsi" w:cstheme="majorHAnsi"/>
          <w:color w:val="000000" w:themeColor="text1"/>
          <w:sz w:val="22"/>
          <w:szCs w:val="22"/>
        </w:rPr>
        <w:fldChar w:fldCharType="end"/>
      </w:r>
      <w:del w:id="180" w:author="Zohara Ben Meir" w:date="2026-09-04T12:08:00Z">
        <w:r w:rsidRPr="00803481">
          <w:rPr>
            <w:rFonts w:asciiTheme="majorHAnsi" w:hAnsiTheme="majorHAnsi" w:cstheme="majorHAnsi"/>
            <w:color w:val="000000" w:themeColor="text1"/>
            <w:sz w:val="22"/>
            <w:szCs w:val="22"/>
          </w:rPr>
          <w:delText>,</w:delText>
        </w:r>
      </w:del>
      <w:r w:rsidRPr="00803481">
        <w:rPr>
          <w:rFonts w:asciiTheme="majorHAnsi" w:hAnsiTheme="majorHAnsi" w:cstheme="majorHAnsi"/>
          <w:color w:val="000000" w:themeColor="text1"/>
          <w:sz w:val="22"/>
          <w:szCs w:val="22"/>
        </w:rPr>
        <w:fldChar w:fldCharType="begin"/>
      </w:r>
      <w:r w:rsidRPr="00803481">
        <w:rPr>
          <w:rFonts w:asciiTheme="majorHAnsi" w:hAnsiTheme="majorHAnsi" w:cstheme="majorHAnsi"/>
          <w:color w:val="000000" w:themeColor="text1"/>
          <w:sz w:val="22"/>
          <w:szCs w:val="22"/>
        </w:rPr>
        <w:instrText xml:space="preserve"> REF _Ref237862822 \r \h </w:instrText>
      </w:r>
      <w:r w:rsidR="00803481">
        <w:rPr>
          <w:rFonts w:asciiTheme="majorHAnsi" w:hAnsiTheme="majorHAnsi" w:cstheme="majorHAnsi"/>
          <w:color w:val="000000" w:themeColor="text1"/>
          <w:sz w:val="22"/>
          <w:szCs w:val="22"/>
        </w:rPr>
        <w:instrText xml:space="preserve"> \* MERGEFORMAT </w:instrText>
      </w:r>
      <w:r w:rsidRPr="00803481">
        <w:rPr>
          <w:rFonts w:asciiTheme="majorHAnsi" w:hAnsiTheme="majorHAnsi" w:cstheme="majorHAnsi"/>
          <w:color w:val="000000" w:themeColor="text1"/>
          <w:sz w:val="22"/>
          <w:szCs w:val="22"/>
        </w:rPr>
      </w:r>
      <w:r w:rsidRPr="00803481">
        <w:rPr>
          <w:rFonts w:asciiTheme="majorHAnsi" w:hAnsiTheme="majorHAnsi" w:cstheme="majorHAnsi"/>
          <w:color w:val="000000" w:themeColor="text1"/>
          <w:sz w:val="22"/>
          <w:szCs w:val="22"/>
        </w:rPr>
        <w:fldChar w:fldCharType="separate"/>
      </w:r>
      <w:del w:id="181" w:author="Zohara Ben Meir" w:date="2026-09-04T12:09:00Z">
        <w:r w:rsidRPr="00803481">
          <w:rPr>
            <w:rFonts w:asciiTheme="majorHAnsi" w:hAnsiTheme="majorHAnsi" w:cstheme="majorHAnsi"/>
            <w:color w:val="000000" w:themeColor="text1"/>
            <w:sz w:val="22"/>
            <w:szCs w:val="22"/>
            <w:cs/>
          </w:rPr>
          <w:delText>‎</w:delText>
        </w:r>
      </w:del>
      <w:del w:id="182" w:author="Zohara Ben Meir" w:date="2026-09-04T12:10:00Z">
        <w:r w:rsidRPr="00803481">
          <w:rPr>
            <w:rFonts w:asciiTheme="majorHAnsi" w:hAnsiTheme="majorHAnsi" w:cstheme="majorHAnsi"/>
            <w:color w:val="000000" w:themeColor="text1"/>
            <w:sz w:val="22"/>
            <w:szCs w:val="22"/>
          </w:rPr>
          <w:delText>[12]</w:delText>
        </w:r>
      </w:del>
      <w:r w:rsidRPr="00803481">
        <w:rPr>
          <w:rFonts w:asciiTheme="majorHAnsi" w:hAnsiTheme="majorHAnsi" w:cstheme="majorHAnsi"/>
          <w:color w:val="000000" w:themeColor="text1"/>
          <w:sz w:val="22"/>
          <w:szCs w:val="22"/>
        </w:rPr>
        <w:fldChar w:fldCharType="end"/>
      </w:r>
      <w:del w:id="183" w:author="Zohara Ben Meir" w:date="2026-09-04T12:11:00Z">
        <w:r w:rsidRPr="00803481">
          <w:rPr>
            <w:rFonts w:asciiTheme="majorHAnsi" w:hAnsiTheme="majorHAnsi" w:cstheme="majorHAnsi"/>
            <w:color w:val="000000" w:themeColor="text1"/>
            <w:sz w:val="22"/>
            <w:szCs w:val="22"/>
          </w:rPr>
          <w:delText>,</w:delText>
        </w:r>
      </w:del>
      <w:r w:rsidRPr="00803481">
        <w:rPr>
          <w:rFonts w:asciiTheme="majorHAnsi" w:hAnsiTheme="majorHAnsi" w:cstheme="majorHAnsi"/>
          <w:color w:val="000000" w:themeColor="text1"/>
          <w:sz w:val="22"/>
          <w:szCs w:val="22"/>
        </w:rPr>
        <w:fldChar w:fldCharType="begin"/>
      </w:r>
      <w:r w:rsidRPr="00803481">
        <w:rPr>
          <w:rFonts w:asciiTheme="majorHAnsi" w:hAnsiTheme="majorHAnsi" w:cstheme="majorHAnsi"/>
          <w:color w:val="000000" w:themeColor="text1"/>
          <w:sz w:val="22"/>
          <w:szCs w:val="22"/>
        </w:rPr>
        <w:instrText xml:space="preserve"> REF _Ref237862832 \r \h </w:instrText>
      </w:r>
      <w:r w:rsidR="00803481">
        <w:rPr>
          <w:rFonts w:asciiTheme="majorHAnsi" w:hAnsiTheme="majorHAnsi" w:cstheme="majorHAnsi"/>
          <w:color w:val="000000" w:themeColor="text1"/>
          <w:sz w:val="22"/>
          <w:szCs w:val="22"/>
        </w:rPr>
        <w:instrText xml:space="preserve"> \* MERGEFORMAT </w:instrText>
      </w:r>
      <w:r w:rsidRPr="00803481">
        <w:rPr>
          <w:rFonts w:asciiTheme="majorHAnsi" w:hAnsiTheme="majorHAnsi" w:cstheme="majorHAnsi"/>
          <w:color w:val="000000" w:themeColor="text1"/>
          <w:sz w:val="22"/>
          <w:szCs w:val="22"/>
        </w:rPr>
      </w:r>
      <w:r w:rsidRPr="00803481">
        <w:rPr>
          <w:rFonts w:asciiTheme="majorHAnsi" w:hAnsiTheme="majorHAnsi" w:cstheme="majorHAnsi"/>
          <w:color w:val="000000" w:themeColor="text1"/>
          <w:sz w:val="22"/>
          <w:szCs w:val="22"/>
        </w:rPr>
        <w:fldChar w:fldCharType="separate"/>
      </w:r>
      <w:del w:id="184" w:author="Zohara Ben Meir" w:date="2026-09-04T12:12:00Z">
        <w:r w:rsidRPr="00803481">
          <w:rPr>
            <w:rFonts w:asciiTheme="majorHAnsi" w:hAnsiTheme="majorHAnsi" w:cstheme="majorHAnsi"/>
            <w:color w:val="000000" w:themeColor="text1"/>
            <w:sz w:val="22"/>
            <w:szCs w:val="22"/>
            <w:cs/>
          </w:rPr>
          <w:delText>‎</w:delText>
        </w:r>
      </w:del>
      <w:del w:id="185" w:author="Zohara Ben Meir" w:date="2026-09-04T12:13:00Z">
        <w:r w:rsidRPr="00803481">
          <w:rPr>
            <w:rFonts w:asciiTheme="majorHAnsi" w:hAnsiTheme="majorHAnsi" w:cstheme="majorHAnsi"/>
            <w:color w:val="000000" w:themeColor="text1"/>
            <w:sz w:val="22"/>
            <w:szCs w:val="22"/>
          </w:rPr>
          <w:delText>[13]</w:delText>
        </w:r>
      </w:del>
      <w:r w:rsidRPr="00803481">
        <w:rPr>
          <w:rFonts w:asciiTheme="majorHAnsi" w:hAnsiTheme="majorHAnsi" w:cstheme="majorHAnsi"/>
          <w:color w:val="000000" w:themeColor="text1"/>
          <w:sz w:val="22"/>
          <w:szCs w:val="22"/>
        </w:rPr>
        <w:fldChar w:fldCharType="end"/>
      </w:r>
      <w:del w:id="186" w:author="Zohara Ben Meir" w:date="2026-09-04T12:14:00Z">
        <w:r w:rsidRPr="00803481">
          <w:rPr>
            <w:rFonts w:asciiTheme="majorHAnsi" w:hAnsiTheme="majorHAnsi" w:cstheme="majorHAnsi"/>
            <w:color w:val="000000" w:themeColor="text1"/>
            <w:sz w:val="22"/>
            <w:szCs w:val="22"/>
          </w:rPr>
          <w:delText xml:space="preserve">. </w:delText>
        </w:r>
      </w:del>
      <w:r>
        <w:rPr>
          <w:rFonts w:ascii="Calibri" w:hAnsi="Calibri" w:cs="Calibri"/>
          <w:color w:val="000000" w:themeColor="text1"/>
        </w:rPr>
        <w:t xml:space="preserve">This two-surface treatment has already been used elsewhere to extract surface recombination velocity and diffusion length from measured photoluminescence in thin epitaxial layers [4],[10],[12],[13]. Several of the methods already discussed in the Introduction were developed for samples thin enough to require a two-surface treatment — Ito and Ishibashi [12], Scott et al. [13], and Baek et al. [5] all work in the same thin-film regime this extension targets. </w:t>
      </w:r>
      <w:commentRangeStart w:id="187"/>
      <w:r>
        <w:rPr>
          <w:rFonts w:ascii="Calibri" w:hAnsi="Calibri" w:cs="Calibri"/>
          <w:color w:val="000000" w:themeColor="text1"/>
        </w:rPr>
        <w:t>Each avoids a wavelength sweep by treating one of diffusion length or surface recombination velocity as a known input from an auxiliary photocurrent, lifetime, or doping measurement, and solving for the other; none recovers both quantities from a single optical measurement the way the present method does for bulk samples.</w:t>
      </w:r>
      <w:commentRangeEnd w:id="187"/>
      <w:r w:rsidR="008E599A">
        <w:rPr>
          <w:rStyle w:val="CommentReference"/>
          <w:rFonts w:ascii="Calibri" w:hAnsi="Calibri" w:cs="Calibri"/>
          <w:color w:val="000000" w:themeColor="text1"/>
          <w:sz w:val="24"/>
          <w:szCs w:val="24"/>
        </w:rPr>
        <w:commentReference w:id="187"/>
      </w:r>
      <w:r>
        <w:rPr>
          <w:rFonts w:ascii="Calibri" w:hAnsi="Calibri" w:cs="Calibri"/>
          <w:color w:val="000000" w:themeColor="text1"/>
        </w:rPr>
        <w:t xml:space="preserve"> Extending the closed-form, wavelength-swept fit developed here to thin films would offer that same single-measurement advantage — both parameters recovered together, without an auxiliary electrical or doping-dependent measurement — but at the cost of added model complexity: a thin film’s two surfaces and internal reflections require the closed-form two-surface generation profile discussed above, rather than the simpler single-surface treatment sufficient for the bulk case.</w:t>
      </w:r>
      <w:r w:rsidR="00A70838">
        <w:rPr>
          <w:rFonts w:ascii="Calibri" w:hAnsi="Calibri" w:cs="Calibri"/>
          <w:color w:val="000000" w:themeColor="text1"/>
        </w:rPr>
        <w:t xml:space="preserve"> </w:t>
      </w:r>
      <w:r w:rsidRPr="00803481">
        <w:rPr>
          <w:rFonts w:asciiTheme="majorHAnsi" w:hAnsiTheme="majorHAnsi" w:cstheme="majorHAnsi"/>
          <w:color w:val="000000" w:themeColor="text1"/>
          <w:sz w:val="22"/>
          <w:szCs w:val="22"/>
        </w:rPr>
        <w:fldChar w:fldCharType="begin"/>
      </w:r>
      <w:r w:rsidRPr="00803481">
        <w:rPr>
          <w:rFonts w:asciiTheme="majorHAnsi" w:hAnsiTheme="majorHAnsi" w:cstheme="majorHAnsi"/>
          <w:color w:val="000000" w:themeColor="text1"/>
          <w:sz w:val="22"/>
          <w:szCs w:val="22"/>
        </w:rPr>
        <w:instrText xml:space="preserve"> REF _Ref237862854 \r \h </w:instrText>
      </w:r>
      <w:r w:rsidR="00803481">
        <w:rPr>
          <w:rFonts w:asciiTheme="majorHAnsi" w:hAnsiTheme="majorHAnsi" w:cstheme="majorHAnsi"/>
          <w:color w:val="000000" w:themeColor="text1"/>
          <w:sz w:val="22"/>
          <w:szCs w:val="22"/>
        </w:rPr>
        <w:instrText xml:space="preserve"> \* MERGEFORMAT </w:instrText>
      </w:r>
      <w:r w:rsidRPr="00803481">
        <w:rPr>
          <w:rFonts w:asciiTheme="majorHAnsi" w:hAnsiTheme="majorHAnsi" w:cstheme="majorHAnsi"/>
          <w:color w:val="000000" w:themeColor="text1"/>
          <w:sz w:val="22"/>
          <w:szCs w:val="22"/>
        </w:rPr>
      </w:r>
      <w:r w:rsidRPr="00803481">
        <w:rPr>
          <w:rFonts w:asciiTheme="majorHAnsi" w:hAnsiTheme="majorHAnsi" w:cstheme="majorHAnsi"/>
          <w:color w:val="000000" w:themeColor="text1"/>
          <w:sz w:val="22"/>
          <w:szCs w:val="22"/>
        </w:rPr>
        <w:fldChar w:fldCharType="separate"/>
      </w:r>
      <w:r w:rsidRPr="00803481">
        <w:rPr>
          <w:rFonts w:asciiTheme="majorHAnsi" w:hAnsiTheme="majorHAnsi" w:cstheme="majorHAnsi"/>
          <w:color w:val="000000" w:themeColor="text1"/>
          <w:sz w:val="22"/>
          <w:szCs w:val="22"/>
        </w:rPr>
        <w:fldChar w:fldCharType="end"/>
      </w:r>
      <w:del w:id="188" w:author="Zohara Ben Meir" w:date="2026-09-04T12:04:00Z">
        <w:r w:rsidRPr="00803481">
          <w:rPr>
            <w:rFonts w:asciiTheme="majorHAnsi" w:hAnsiTheme="majorHAnsi" w:cstheme="majorHAnsi"/>
            <w:color w:val="000000" w:themeColor="text1"/>
            <w:sz w:val="22"/>
            <w:szCs w:val="22"/>
          </w:rPr>
          <w:delText>.</w:delText>
        </w:r>
      </w:del>
      <w:r>
        <w:rPr>
          <w:rFonts w:ascii="Calibri" w:hAnsi="Calibri" w:cs="Calibri"/>
          <w:color w:val="000000" w:themeColor="text1"/>
        </w:rPr>
        <w:t>The front-and-back photon-recycling optical model already built and used on this same experimental platform [16] could be adapted to provide the optical side of this extension, giving a natural next step for applying the present method to thin films.</w:t>
      </w:r>
    </w:p>
    <w:p w14:paraId="43D0C74A" w14:textId="5B07A746" w:rsidR="005D1032" w:rsidRPr="00803481" w:rsidRDefault="005D1032" w:rsidP="005D1032">
      <w:pPr>
        <w:pStyle w:val="ZBM-Insert-Body"/>
        <w:jc w:val="both"/>
        <w:rPr>
          <w:rFonts w:asciiTheme="majorHAnsi" w:hAnsiTheme="majorHAnsi" w:cstheme="majorHAnsi"/>
          <w:color w:val="000000" w:themeColor="text1"/>
          <w:sz w:val="22"/>
          <w:szCs w:val="22"/>
        </w:rPr>
      </w:pPr>
      <w:commentRangeStart w:id="189"/>
      <w:r w:rsidRPr="00803481">
        <w:rPr>
          <w:rFonts w:asciiTheme="majorHAnsi" w:hAnsiTheme="majorHAnsi" w:cstheme="majorHAnsi"/>
          <w:color w:val="000000" w:themeColor="text1"/>
          <w:sz w:val="22"/>
          <w:szCs w:val="22"/>
        </w:rPr>
        <w:t>Together</w:t>
      </w:r>
      <w:commentRangeEnd w:id="189"/>
      <w:r w:rsidR="00F16736" w:rsidRPr="00803481">
        <w:rPr>
          <w:rStyle w:val="CommentReference"/>
          <w:rFonts w:asciiTheme="majorHAnsi" w:hAnsiTheme="majorHAnsi" w:cstheme="majorHAnsi"/>
          <w:color w:val="000000" w:themeColor="text1"/>
          <w:sz w:val="22"/>
          <w:szCs w:val="22"/>
        </w:rPr>
        <w:commentReference w:id="189"/>
      </w:r>
      <w:r w:rsidRPr="00803481">
        <w:rPr>
          <w:rFonts w:asciiTheme="majorHAnsi" w:hAnsiTheme="majorHAnsi" w:cstheme="majorHAnsi"/>
          <w:color w:val="000000" w:themeColor="text1"/>
          <w:sz w:val="22"/>
          <w:szCs w:val="22"/>
        </w:rPr>
        <w:t>, a</w:t>
      </w:r>
      <w:commentRangeStart w:id="190"/>
      <w:r w:rsidRPr="00803481">
        <w:rPr>
          <w:rFonts w:asciiTheme="majorHAnsi" w:hAnsiTheme="majorHAnsi" w:cstheme="majorHAnsi"/>
          <w:color w:val="000000" w:themeColor="text1"/>
          <w:sz w:val="22"/>
          <w:szCs w:val="22"/>
        </w:rPr>
        <w:t xml:space="preserve"> numerically computed generation profile </w:t>
      </w:r>
      <w:commentRangeEnd w:id="190"/>
      <w:r w:rsidR="008E599A" w:rsidRPr="00803481">
        <w:rPr>
          <w:rStyle w:val="CommentReference"/>
          <w:rFonts w:asciiTheme="majorHAnsi" w:hAnsiTheme="majorHAnsi" w:cstheme="majorHAnsi"/>
          <w:color w:val="000000" w:themeColor="text1"/>
          <w:sz w:val="22"/>
          <w:szCs w:val="22"/>
        </w:rPr>
        <w:commentReference w:id="190"/>
      </w:r>
      <w:r w:rsidRPr="00803481">
        <w:rPr>
          <w:rFonts w:asciiTheme="majorHAnsi" w:hAnsiTheme="majorHAnsi" w:cstheme="majorHAnsi"/>
          <w:color w:val="000000" w:themeColor="text1"/>
          <w:sz w:val="22"/>
          <w:szCs w:val="22"/>
        </w:rPr>
        <w:t xml:space="preserve">and a </w:t>
      </w:r>
      <w:r>
        <w:rPr>
          <w:rFonts w:ascii="Calibri" w:hAnsi="Calibri" w:cs="Calibri"/>
          <w:color w:val="000000" w:themeColor="text1"/>
        </w:rPr>
        <w:t xml:space="preserve">full </w:t>
      </w:r>
      <w:r w:rsidRPr="00803481">
        <w:rPr>
          <w:rFonts w:asciiTheme="majorHAnsi" w:hAnsiTheme="majorHAnsi" w:cstheme="majorHAnsi"/>
          <w:color w:val="000000" w:themeColor="text1"/>
          <w:sz w:val="22"/>
          <w:szCs w:val="22"/>
        </w:rPr>
        <w:t xml:space="preserve">two-surface treatment would let the same wavelength-swept fitting procedure developed here apply directly to thin absorbers. </w:t>
      </w:r>
      <w:r>
        <w:rPr>
          <w:rFonts w:ascii="Calibri" w:hAnsi="Calibri" w:cs="Calibri"/>
          <w:color w:val="000000" w:themeColor="text1"/>
        </w:rPr>
        <w:t xml:space="preserve">The SRV ranking method would require a similar adjustment: in a thin film, deep excitation generates carriers close enough to the back surface that the deep-excitation signal also reflects back-surface recombination, unlike in a bulk sample. This additional contribution would need to be accounted for to keep the ranking meaningful. </w:t>
      </w:r>
      <w:r w:rsidRPr="00803481">
        <w:rPr>
          <w:rFonts w:asciiTheme="majorHAnsi" w:hAnsiTheme="majorHAnsi" w:cstheme="majorHAnsi"/>
          <w:color w:val="000000" w:themeColor="text1"/>
          <w:sz w:val="22"/>
          <w:szCs w:val="22"/>
        </w:rPr>
        <w:fldChar w:fldCharType="begin"/>
      </w:r>
      <w:r w:rsidRPr="00803481">
        <w:rPr>
          <w:rFonts w:asciiTheme="majorHAnsi" w:hAnsiTheme="majorHAnsi" w:cstheme="majorHAnsi"/>
          <w:color w:val="000000" w:themeColor="text1"/>
          <w:sz w:val="22"/>
          <w:szCs w:val="22"/>
        </w:rPr>
        <w:instrText xml:space="preserve"> REF _Ref237862854 \r \h </w:instrText>
      </w:r>
      <w:r w:rsidR="00803481">
        <w:rPr>
          <w:rFonts w:asciiTheme="majorHAnsi" w:hAnsiTheme="majorHAnsi" w:cstheme="majorHAnsi"/>
          <w:color w:val="000000" w:themeColor="text1"/>
          <w:sz w:val="22"/>
          <w:szCs w:val="22"/>
        </w:rPr>
        <w:instrText xml:space="preserve"> \* MERGEFORMAT </w:instrText>
      </w:r>
      <w:r w:rsidRPr="00803481">
        <w:rPr>
          <w:rFonts w:asciiTheme="majorHAnsi" w:hAnsiTheme="majorHAnsi" w:cstheme="majorHAnsi"/>
          <w:color w:val="000000" w:themeColor="text1"/>
          <w:sz w:val="22"/>
          <w:szCs w:val="22"/>
        </w:rPr>
      </w:r>
      <w:r w:rsidRPr="00803481">
        <w:rPr>
          <w:rFonts w:asciiTheme="majorHAnsi" w:hAnsiTheme="majorHAnsi" w:cstheme="majorHAnsi"/>
          <w:color w:val="000000" w:themeColor="text1"/>
          <w:sz w:val="22"/>
          <w:szCs w:val="22"/>
        </w:rPr>
        <w:fldChar w:fldCharType="separate"/>
      </w:r>
      <w:r w:rsidRPr="00803481">
        <w:rPr>
          <w:rFonts w:asciiTheme="majorHAnsi" w:hAnsiTheme="majorHAnsi" w:cstheme="majorHAnsi"/>
          <w:color w:val="000000" w:themeColor="text1"/>
          <w:sz w:val="22"/>
          <w:szCs w:val="22"/>
        </w:rPr>
        <w:fldChar w:fldCharType="end"/>
      </w:r>
      <w:r>
        <w:rPr>
          <w:rFonts w:ascii="Calibri" w:hAnsi="Calibri" w:cs="Calibri"/>
          <w:color w:val="000000" w:themeColor="text1"/>
        </w:rPr>
        <w:t>Reflection- and transmission-mode measurements — short and long excitation wavelength from the front, and short and long excitation wavelength from the back — would separate the two surfaces experimentally.</w:t>
      </w:r>
    </w:p>
    <w:p w14:paraId="549174CD" w14:textId="22011D28" w:rsidR="00E56D70" w:rsidRPr="00803481" w:rsidRDefault="00E56D70" w:rsidP="00E56D70">
      <w:pPr>
        <w:pStyle w:val="Heading1"/>
        <w:numPr>
          <w:ilvl w:val="0"/>
          <w:numId w:val="20"/>
        </w:numPr>
        <w:jc w:val="both"/>
        <w:rPr>
          <w:rFonts w:cstheme="majorHAnsi"/>
          <w:color w:val="000000" w:themeColor="text1"/>
          <w:u w:val="single"/>
        </w:rPr>
      </w:pPr>
      <w:r>
        <w:rPr>
          <w:rFonts w:cstheme="majorHAnsi"/>
          <w:color w:val="000000" w:themeColor="text1"/>
          <w:u w:val="single"/>
        </w:rPr>
        <w:lastRenderedPageBreak/>
        <w:t>Summary</w:t>
      </w:r>
    </w:p>
    <w:p w14:paraId="6B3AD0FC" w14:textId="77777777" w:rsidR="00E56D70" w:rsidRPr="00803481" w:rsidRDefault="00E56D70" w:rsidP="00E56D70">
      <w:pPr>
        <w:pStyle w:val="ZBM-Insert-Body"/>
        <w:jc w:val="both"/>
        <w:rPr>
          <w:rFonts w:asciiTheme="majorHAnsi" w:hAnsiTheme="majorHAnsi" w:cstheme="majorHAnsi"/>
          <w:color w:val="000000" w:themeColor="text1"/>
          <w:sz w:val="22"/>
          <w:szCs w:val="22"/>
        </w:rPr>
      </w:pPr>
      <w:r w:rsidRPr="00803481">
        <w:rPr>
          <w:rFonts w:asciiTheme="majorHAnsi" w:hAnsiTheme="majorHAnsi" w:cstheme="majorHAnsi"/>
          <w:color w:val="000000" w:themeColor="text1"/>
          <w:sz w:val="22"/>
          <w:szCs w:val="22"/>
        </w:rPr>
        <w:t>The results from both materials and the post-etch experiment illustrate complementary aspects of what wavelength-dependent PL maps can reveal.</w:t>
      </w:r>
    </w:p>
    <w:p w14:paraId="4A703EB2" w14:textId="610479C8" w:rsidR="00E56D70" w:rsidRPr="00803481" w:rsidRDefault="00E56D70" w:rsidP="00E56D70">
      <w:pPr>
        <w:pStyle w:val="ZBM-Insert-Body"/>
        <w:jc w:val="both"/>
        <w:rPr>
          <w:rFonts w:asciiTheme="majorHAnsi" w:hAnsiTheme="majorHAnsi" w:cstheme="majorHAnsi"/>
          <w:color w:val="000000" w:themeColor="text1"/>
          <w:sz w:val="22"/>
          <w:szCs w:val="22"/>
        </w:rPr>
      </w:pPr>
      <w:r>
        <w:rPr>
          <w:rFonts w:ascii="Calibri" w:hAnsi="Calibri" w:cs="Calibri"/>
          <w:color w:val="000000" w:themeColor="text1"/>
        </w:rPr>
        <w:t>In both the InP and GaAs wafers, the PL intensity varies systematically with excitation wavelength, and this variation is well described by the analytical model through a single diffusion length. This agreement, obtained for two distinct materials using the same closed-form model, validates the model and the diffusion-length extraction method.</w:t>
      </w:r>
    </w:p>
    <w:p w14:paraId="4F2202C3" w14:textId="6762B285" w:rsidR="00E56D70" w:rsidRPr="00803481" w:rsidRDefault="00E56D70" w:rsidP="00E56D70">
      <w:pPr>
        <w:pStyle w:val="ZBM-Insert-Body"/>
        <w:jc w:val="both"/>
        <w:rPr>
          <w:rFonts w:asciiTheme="majorHAnsi" w:hAnsiTheme="majorHAnsi" w:cstheme="majorHAnsi"/>
          <w:color w:val="000000" w:themeColor="text1"/>
          <w:sz w:val="22"/>
          <w:szCs w:val="22"/>
        </w:rPr>
      </w:pPr>
      <w:r w:rsidRPr="00803481">
        <w:rPr>
          <w:rFonts w:asciiTheme="majorHAnsi" w:hAnsiTheme="majorHAnsi" w:cstheme="majorHAnsi"/>
          <w:color w:val="000000" w:themeColor="text1"/>
          <w:sz w:val="22"/>
          <w:szCs w:val="22"/>
        </w:rPr>
        <w:t xml:space="preserve">The post-etch GaAs experiment addresses a different </w:t>
      </w:r>
      <w:r>
        <w:rPr>
          <w:rFonts w:ascii="Calibri" w:hAnsi="Calibri" w:cs="Calibri"/>
          <w:color w:val="000000" w:themeColor="text1"/>
        </w:rPr>
        <w:t>goal</w:t>
      </w:r>
      <w:r w:rsidRPr="00803481">
        <w:rPr>
          <w:rFonts w:asciiTheme="majorHAnsi" w:hAnsiTheme="majorHAnsi" w:cstheme="majorHAnsi"/>
          <w:color w:val="000000" w:themeColor="text1"/>
          <w:sz w:val="22"/>
          <w:szCs w:val="22"/>
        </w:rPr>
        <w:t xml:space="preserve">: rather than extracting a bulk transport parameter, it uses the same wavelength-dependent PL measurement to track how the surface changes over time. Following the etch, the native oxide regrows gradually during the measurement series, and the SRV index </w:t>
      </w:r>
      <w:r w:rsidRPr="008E599A">
        <w:rPr>
          <w:rFonts w:asciiTheme="majorHAnsi" w:hAnsiTheme="majorHAnsi" w:cstheme="majorHAnsi"/>
          <w:color w:val="000000" w:themeColor="text1"/>
          <w:sz w:val="22"/>
          <w:szCs w:val="22"/>
        </w:rPr>
        <w:t>decreases</w:t>
      </w:r>
      <w:r w:rsidRPr="00803481">
        <w:rPr>
          <w:rFonts w:asciiTheme="majorHAnsi" w:hAnsiTheme="majorHAnsi" w:cstheme="majorHAnsi"/>
          <w:color w:val="000000" w:themeColor="text1"/>
          <w:sz w:val="22"/>
          <w:szCs w:val="22"/>
        </w:rPr>
        <w:t xml:space="preserve"> monotonically across consecutive scans in response. This trend is consistent with progressive surface passivation as the oxide forms, and demonstrates that the method can track surface dynamics in real time using a standard steady-state measurement.</w:t>
      </w:r>
    </w:p>
    <w:p w14:paraId="1E1AE336" w14:textId="77777777" w:rsidR="00FE6B40" w:rsidRPr="00803481" w:rsidRDefault="00FE6B40" w:rsidP="008B6639">
      <w:pPr>
        <w:rPr>
          <w:lang w:bidi="he-IL"/>
        </w:rPr>
      </w:pPr>
    </w:p>
    <w:p w14:paraId="06A76BC9" w14:textId="77777777" w:rsidR="00FE6B40" w:rsidRPr="00803481" w:rsidRDefault="00FE6B40" w:rsidP="00FE6B40">
      <w:pPr>
        <w:pStyle w:val="Heading1"/>
        <w:spacing w:before="240" w:after="200"/>
        <w:rPr>
          <w:rFonts w:ascii="Calibri" w:hAnsi="Calibri" w:cs="Calibri"/>
          <w:color w:val="000000" w:themeColor="text1"/>
        </w:rPr>
      </w:pPr>
      <w:r w:rsidRPr="00803481">
        <w:rPr>
          <w:rFonts w:ascii="Calibri" w:hAnsi="Calibri" w:cs="Calibri"/>
          <w:color w:val="000000" w:themeColor="text1"/>
        </w:rPr>
        <w:t>References</w:t>
      </w:r>
    </w:p>
    <w:p w14:paraId="5FDEA74E" w14:textId="77777777" w:rsidR="00FE6B40" w:rsidRPr="00803481" w:rsidRDefault="00FE6B40" w:rsidP="008E599A">
      <w:pPr>
        <w:numPr>
          <w:ilvl w:val="0"/>
          <w:numId w:val="11"/>
        </w:numPr>
        <w:spacing w:after="100"/>
        <w:ind w:left="720"/>
        <w:jc w:val="both"/>
        <w:rPr>
          <w:rFonts w:ascii="Calibri" w:hAnsi="Calibri" w:cs="Calibri"/>
          <w:color w:val="000000" w:themeColor="text1"/>
          <w:sz w:val="21"/>
          <w:szCs w:val="21"/>
        </w:rPr>
      </w:pPr>
      <w:bookmarkStart w:id="191" w:name="_Ref237862617"/>
      <w:r w:rsidRPr="00803481">
        <w:rPr>
          <w:rFonts w:ascii="Calibri" w:hAnsi="Calibri" w:cs="Calibri"/>
          <w:color w:val="000000" w:themeColor="text1"/>
        </w:rPr>
        <w:t>D. Baek, J. Lee, and B. Choi, “Diffusion length and resistivity distribution characteristics of silicon wafer by photoluminescence,” Mater. Res. Bull., vol. 58, pp. 157–163, 2014.</w:t>
      </w:r>
      <w:bookmarkEnd w:id="191"/>
    </w:p>
    <w:p w14:paraId="7BC53865" w14:textId="77777777" w:rsidR="00FE6B40" w:rsidRPr="00803481" w:rsidRDefault="00FE6B40" w:rsidP="00FE6B40">
      <w:pPr>
        <w:numPr>
          <w:ilvl w:val="0"/>
          <w:numId w:val="11"/>
        </w:numPr>
        <w:spacing w:after="100"/>
        <w:jc w:val="both"/>
        <w:rPr>
          <w:rFonts w:ascii="Calibri" w:hAnsi="Calibri" w:cs="Calibri"/>
          <w:color w:val="000000" w:themeColor="text1"/>
          <w:sz w:val="21"/>
          <w:szCs w:val="21"/>
        </w:rPr>
      </w:pPr>
      <w:bookmarkStart w:id="192" w:name="_Ref237862730"/>
      <w:r w:rsidRPr="00803481">
        <w:rPr>
          <w:rFonts w:ascii="Calibri" w:hAnsi="Calibri" w:cs="Calibri"/>
          <w:color w:val="000000" w:themeColor="text1"/>
        </w:rPr>
        <w:t>D. Hinken, K. Bothe, K. Ramspeck, S. Herlufsen, and R. Brendel, “Determination of the effective diffusion length of silicon solar cells from photoluminescence,” J. Appl. Phys., vol. 105, no. 10, Art. no. 104516, May 2009.</w:t>
      </w:r>
      <w:bookmarkEnd w:id="192"/>
    </w:p>
    <w:p w14:paraId="58116B75" w14:textId="77777777" w:rsidR="00FE6B40" w:rsidRPr="00803481" w:rsidRDefault="00FE6B40" w:rsidP="00FE6B40">
      <w:pPr>
        <w:numPr>
          <w:ilvl w:val="0"/>
          <w:numId w:val="11"/>
        </w:numPr>
        <w:spacing w:after="100"/>
        <w:jc w:val="both"/>
        <w:rPr>
          <w:rFonts w:ascii="Calibri" w:hAnsi="Calibri" w:cs="Calibri"/>
          <w:color w:val="000000" w:themeColor="text1"/>
          <w:sz w:val="21"/>
          <w:szCs w:val="21"/>
        </w:rPr>
      </w:pPr>
      <w:bookmarkStart w:id="193" w:name="_Ref237862740"/>
      <w:r w:rsidRPr="00803481">
        <w:rPr>
          <w:rFonts w:ascii="Calibri" w:hAnsi="Calibri" w:cs="Calibri"/>
          <w:color w:val="000000" w:themeColor="text1"/>
        </w:rPr>
        <w:t>P. Würfel, T. Trupke, T. Puzzer, E. Schäffer, W. Warta, and S. W. Glunz, “Diffusion lengths of silicon solar cells from luminescence images,” J. Appl. Phys., vol. 101, no. 12, Art. no. 123110, Jun. 2007.</w:t>
      </w:r>
      <w:bookmarkEnd w:id="193"/>
    </w:p>
    <w:p w14:paraId="2F544F95" w14:textId="77777777" w:rsidR="00FE6B40" w:rsidRPr="00803481" w:rsidRDefault="00FE6B40" w:rsidP="00FE6B40">
      <w:pPr>
        <w:numPr>
          <w:ilvl w:val="0"/>
          <w:numId w:val="11"/>
        </w:numPr>
        <w:spacing w:after="100"/>
        <w:jc w:val="both"/>
        <w:rPr>
          <w:rFonts w:ascii="Calibri" w:hAnsi="Calibri" w:cs="Calibri"/>
          <w:color w:val="000000" w:themeColor="text1"/>
          <w:sz w:val="21"/>
          <w:szCs w:val="21"/>
        </w:rPr>
      </w:pPr>
      <w:bookmarkStart w:id="194" w:name="_Ref237862749"/>
      <w:r w:rsidRPr="00803481">
        <w:rPr>
          <w:rFonts w:ascii="Calibri" w:hAnsi="Calibri" w:cs="Calibri"/>
          <w:color w:val="000000" w:themeColor="text1"/>
        </w:rPr>
        <w:t>J. Giesecke, M. Kasemann, M. C. Schubert, B. Michl, M. The, W. Warta, and P. Würfel, “Determination of local minority carrier diffusion lengths in crystalline silicon from luminescence images,” J. Appl. Phys., vol. 106, no. 1, Art. no. 014907, Jul. 2009.</w:t>
      </w:r>
      <w:bookmarkEnd w:id="194"/>
    </w:p>
    <w:p w14:paraId="507DC611" w14:textId="77777777" w:rsidR="00FE6B40" w:rsidRPr="00803481" w:rsidRDefault="00FE6B40" w:rsidP="00FE6B40">
      <w:pPr>
        <w:numPr>
          <w:ilvl w:val="0"/>
          <w:numId w:val="11"/>
        </w:numPr>
        <w:spacing w:after="100"/>
        <w:jc w:val="both"/>
        <w:rPr>
          <w:rFonts w:ascii="Calibri" w:hAnsi="Calibri" w:cs="Calibri"/>
          <w:color w:val="000000" w:themeColor="text1"/>
          <w:sz w:val="21"/>
          <w:szCs w:val="21"/>
        </w:rPr>
      </w:pPr>
      <w:bookmarkStart w:id="195" w:name="_Ref237862757"/>
      <w:r w:rsidRPr="00803481">
        <w:rPr>
          <w:rFonts w:ascii="Calibri" w:hAnsi="Calibri" w:cs="Calibri"/>
          <w:color w:val="000000" w:themeColor="text1"/>
        </w:rPr>
        <w:t>D. H. Baek, S. B. Kim, and D. K. Schroder, “Epitaxial silicon minority carrier diffusion length by photoluminescence,” J. Appl. Phys., vol. 104, no. 5, Art. no. 054503, Sep. 2008.</w:t>
      </w:r>
      <w:bookmarkEnd w:id="195"/>
    </w:p>
    <w:p w14:paraId="04246A33" w14:textId="77777777" w:rsidR="00FE6B40" w:rsidRPr="00803481" w:rsidRDefault="00FE6B40" w:rsidP="00FE6B40">
      <w:pPr>
        <w:numPr>
          <w:ilvl w:val="0"/>
          <w:numId w:val="11"/>
        </w:numPr>
        <w:spacing w:after="100"/>
        <w:jc w:val="both"/>
        <w:rPr>
          <w:rFonts w:ascii="Calibri" w:hAnsi="Calibri" w:cs="Calibri"/>
          <w:color w:val="000000" w:themeColor="text1"/>
          <w:sz w:val="21"/>
          <w:szCs w:val="21"/>
        </w:rPr>
      </w:pPr>
      <w:bookmarkStart w:id="196" w:name="_Ref237862775"/>
      <w:r w:rsidRPr="00803481">
        <w:rPr>
          <w:rFonts w:ascii="Calibri" w:hAnsi="Calibri" w:cs="Calibri"/>
          <w:color w:val="000000" w:themeColor="text1"/>
        </w:rPr>
        <w:t>J. Lagowski, A. M. Kontkiewicz, L. Jastrzebski, and P. Edelman, “Method for the measurement of long minority carrier diffusion lengths exceeding wafer thickness,” Appl. Phys. Lett., vol. 63, no. 21, pp. 2902–2904, Nov. 1993.</w:t>
      </w:r>
      <w:bookmarkEnd w:id="196"/>
    </w:p>
    <w:p w14:paraId="040AC8D9" w14:textId="77777777" w:rsidR="00FE6B40" w:rsidRPr="00803481" w:rsidRDefault="00FE6B40" w:rsidP="00FE6B40">
      <w:pPr>
        <w:numPr>
          <w:ilvl w:val="0"/>
          <w:numId w:val="11"/>
        </w:numPr>
        <w:spacing w:after="100"/>
        <w:jc w:val="both"/>
        <w:rPr>
          <w:rFonts w:ascii="Calibri" w:hAnsi="Calibri" w:cs="Calibri"/>
          <w:color w:val="000000" w:themeColor="text1"/>
          <w:sz w:val="21"/>
          <w:szCs w:val="21"/>
        </w:rPr>
      </w:pPr>
      <w:bookmarkStart w:id="197" w:name="_Ref237862782"/>
      <w:r w:rsidRPr="00803481">
        <w:rPr>
          <w:rFonts w:ascii="Calibri" w:hAnsi="Calibri" w:cs="Calibri"/>
          <w:color w:val="000000" w:themeColor="text1"/>
        </w:rPr>
        <w:t>R. Heilmann, G. Oelgart, R. Mitdank, and B. Jacobs, “Diffusion length determination on indirect-gap AlGaAs by means of microphotoluminescence,” Phys. Status Solidi A, vol. 123, no. 2, pp. 539–548, 1991.</w:t>
      </w:r>
      <w:bookmarkEnd w:id="197"/>
    </w:p>
    <w:p w14:paraId="2CC7E7A7" w14:textId="77777777" w:rsidR="00FE6B40" w:rsidRPr="00803481" w:rsidRDefault="00FE6B40" w:rsidP="00FE6B40">
      <w:pPr>
        <w:numPr>
          <w:ilvl w:val="0"/>
          <w:numId w:val="11"/>
        </w:numPr>
        <w:spacing w:after="100"/>
        <w:jc w:val="both"/>
        <w:rPr>
          <w:rFonts w:ascii="Calibri" w:hAnsi="Calibri" w:cs="Calibri"/>
          <w:color w:val="000000" w:themeColor="text1"/>
          <w:sz w:val="21"/>
          <w:szCs w:val="21"/>
        </w:rPr>
      </w:pPr>
      <w:bookmarkStart w:id="198" w:name="_Ref237862788"/>
      <w:r w:rsidRPr="00803481">
        <w:rPr>
          <w:rFonts w:ascii="Calibri" w:hAnsi="Calibri" w:cs="Calibri"/>
          <w:color w:val="000000" w:themeColor="text1"/>
        </w:rPr>
        <w:lastRenderedPageBreak/>
        <w:t>D. Baek, J. Lee, and B. Choi, “Surface recombination evaluation of a silicon wafer by using the photoluminescence intensity ratio method for solar cell applications,” J. Korean Phys. Soc., vol. 65, no. 3, pp. 336–341, Aug. 2014.</w:t>
      </w:r>
      <w:bookmarkEnd w:id="198"/>
    </w:p>
    <w:p w14:paraId="0C0EBBB3" w14:textId="77777777" w:rsidR="00FE6B40" w:rsidRPr="00803481" w:rsidRDefault="00FE6B40" w:rsidP="00FE6B40">
      <w:pPr>
        <w:numPr>
          <w:ilvl w:val="0"/>
          <w:numId w:val="11"/>
        </w:numPr>
        <w:spacing w:after="100"/>
        <w:jc w:val="both"/>
        <w:rPr>
          <w:rFonts w:ascii="Calibri" w:hAnsi="Calibri" w:cs="Calibri"/>
          <w:color w:val="000000" w:themeColor="text1"/>
          <w:sz w:val="21"/>
          <w:szCs w:val="21"/>
        </w:rPr>
      </w:pPr>
      <w:bookmarkStart w:id="199" w:name="_Ref237862795"/>
      <w:r w:rsidRPr="00803481">
        <w:rPr>
          <w:rFonts w:ascii="Calibri" w:hAnsi="Calibri" w:cs="Calibri"/>
          <w:color w:val="000000" w:themeColor="text1"/>
        </w:rPr>
        <w:t>D. Baek, S. Rouvimov, B. Kim, T.-C. Jo, and D. K. Schroder, “Surface recombination velocity of silicon wafers by photoluminescence,” Appl. Phys. Lett., vol. 86, no. 11, Art. no. 112110, Mar. 2005.</w:t>
      </w:r>
      <w:bookmarkEnd w:id="199"/>
    </w:p>
    <w:p w14:paraId="2C438730" w14:textId="77777777" w:rsidR="00FE6B40" w:rsidRPr="00803481" w:rsidRDefault="00FE6B40" w:rsidP="00FE6B40">
      <w:pPr>
        <w:numPr>
          <w:ilvl w:val="0"/>
          <w:numId w:val="11"/>
        </w:numPr>
        <w:spacing w:after="100"/>
        <w:jc w:val="both"/>
        <w:rPr>
          <w:rFonts w:ascii="Calibri" w:hAnsi="Calibri" w:cs="Calibri"/>
          <w:color w:val="000000" w:themeColor="text1"/>
          <w:sz w:val="21"/>
          <w:szCs w:val="21"/>
        </w:rPr>
      </w:pPr>
      <w:bookmarkStart w:id="200" w:name="_Ref237862805"/>
      <w:r w:rsidRPr="00803481">
        <w:rPr>
          <w:rFonts w:ascii="Calibri" w:hAnsi="Calibri" w:cs="Calibri"/>
          <w:color w:val="000000" w:themeColor="text1"/>
        </w:rPr>
        <w:t>O. M. Braga et al., “Investigation of InGaAs/InP photodiode surface passivation using epitaxial regrowth of InP via photoluminescence and photocurrent,” Mater. Sci. Semicond. Process., vol. 154, Art. no. 107200, Feb. 2023.</w:t>
      </w:r>
      <w:bookmarkEnd w:id="200"/>
    </w:p>
    <w:p w14:paraId="35A60904" w14:textId="77777777" w:rsidR="00FE6B40" w:rsidRPr="00803481" w:rsidRDefault="00FE6B40" w:rsidP="00FE6B40">
      <w:pPr>
        <w:numPr>
          <w:ilvl w:val="0"/>
          <w:numId w:val="11"/>
        </w:numPr>
        <w:spacing w:after="100"/>
        <w:jc w:val="both"/>
        <w:rPr>
          <w:rFonts w:ascii="Calibri" w:hAnsi="Calibri" w:cs="Calibri"/>
          <w:color w:val="000000" w:themeColor="text1"/>
          <w:sz w:val="21"/>
          <w:szCs w:val="21"/>
        </w:rPr>
      </w:pPr>
      <w:bookmarkStart w:id="201" w:name="_Ref237862813"/>
      <w:r w:rsidRPr="00803481">
        <w:rPr>
          <w:rFonts w:ascii="Calibri" w:hAnsi="Calibri" w:cs="Calibri"/>
          <w:color w:val="000000" w:themeColor="text1"/>
        </w:rPr>
        <w:t>K. Onuma et al., “Comparative study of surface recombination in hexagonal GaN and ZnO surfaces,” Appl. Phys. Lett., vol. 101, Art. no. 181605, 2012.</w:t>
      </w:r>
      <w:bookmarkEnd w:id="201"/>
    </w:p>
    <w:p w14:paraId="3DB4AA5B" w14:textId="77777777" w:rsidR="00FE6B40" w:rsidRPr="00803481" w:rsidRDefault="00FE6B40" w:rsidP="00FE6B40">
      <w:pPr>
        <w:numPr>
          <w:ilvl w:val="0"/>
          <w:numId w:val="11"/>
        </w:numPr>
        <w:spacing w:after="100"/>
        <w:jc w:val="both"/>
        <w:rPr>
          <w:rFonts w:ascii="Calibri" w:hAnsi="Calibri" w:cs="Calibri"/>
          <w:color w:val="000000" w:themeColor="text1"/>
          <w:sz w:val="21"/>
          <w:szCs w:val="21"/>
        </w:rPr>
      </w:pPr>
      <w:bookmarkStart w:id="202" w:name="_Ref237862822"/>
      <w:r w:rsidRPr="00803481">
        <w:rPr>
          <w:rFonts w:ascii="Calibri" w:hAnsi="Calibri" w:cs="Calibri"/>
          <w:color w:val="000000" w:themeColor="text1"/>
        </w:rPr>
        <w:t>K. Ito and T. Ishibashi, “Surface recombination velocity in p-type GaAs,” Jpn. J. Appl. Phys., vol. 33, no. 1, pp. 88–91, 1994.</w:t>
      </w:r>
      <w:bookmarkEnd w:id="202"/>
    </w:p>
    <w:p w14:paraId="56F83EF9" w14:textId="77777777" w:rsidR="00FE6B40" w:rsidRPr="00803481" w:rsidRDefault="00FE6B40" w:rsidP="00FE6B40">
      <w:pPr>
        <w:numPr>
          <w:ilvl w:val="0"/>
          <w:numId w:val="11"/>
        </w:numPr>
        <w:spacing w:after="100"/>
        <w:jc w:val="both"/>
        <w:rPr>
          <w:rFonts w:ascii="Calibri" w:hAnsi="Calibri" w:cs="Calibri"/>
          <w:color w:val="000000" w:themeColor="text1"/>
          <w:sz w:val="21"/>
          <w:szCs w:val="21"/>
        </w:rPr>
      </w:pPr>
      <w:bookmarkStart w:id="203" w:name="_Ref237862832"/>
      <w:r w:rsidRPr="00803481">
        <w:rPr>
          <w:rFonts w:ascii="Calibri" w:hAnsi="Calibri" w:cs="Calibri"/>
          <w:color w:val="000000" w:themeColor="text1"/>
        </w:rPr>
        <w:t>G. B. Scott, G. Duggan, P. Dawson, and G. Weimann, “A photoluminescence study of beryllium-doped GaAs grown by molecular beam epitaxy,” J. Appl. Phys., vol. 52, no. 11, pp. 6888–6894, Nov. 1981.</w:t>
      </w:r>
      <w:bookmarkEnd w:id="203"/>
    </w:p>
    <w:p w14:paraId="0C94AF1A" w14:textId="77777777" w:rsidR="00FE6B40" w:rsidRPr="00803481" w:rsidRDefault="00FE6B40" w:rsidP="00FE6B40">
      <w:pPr>
        <w:numPr>
          <w:ilvl w:val="0"/>
          <w:numId w:val="11"/>
        </w:numPr>
        <w:spacing w:after="100"/>
        <w:jc w:val="both"/>
        <w:rPr>
          <w:rFonts w:ascii="Calibri" w:hAnsi="Calibri" w:cs="Calibri"/>
          <w:color w:val="000000" w:themeColor="text1"/>
          <w:sz w:val="21"/>
          <w:szCs w:val="21"/>
        </w:rPr>
      </w:pPr>
      <w:bookmarkStart w:id="204" w:name="_Ref237862839"/>
      <w:r w:rsidRPr="00803481">
        <w:rPr>
          <w:rFonts w:ascii="Calibri" w:hAnsi="Calibri" w:cs="Calibri"/>
          <w:color w:val="000000" w:themeColor="text1"/>
        </w:rPr>
        <w:t>K. Sahasrabuddhe, J. W. Schwede, I. Bargatin, J. Jean, R. T. Howe, Z.-X. Shen, and N. A. Melosh, “A model for emission yield from planar photocathodes based on photon-enhanced thermionic emission or negative-electron-affinity photoemission,” J. Appl. Phys., vol. 112, no. 9, Art. no. 094907, Nov. 2012.</w:t>
      </w:r>
      <w:bookmarkEnd w:id="204"/>
    </w:p>
    <w:p w14:paraId="3F0E275A" w14:textId="77777777" w:rsidR="00FE6B40" w:rsidRPr="00803481" w:rsidRDefault="00FE6B40" w:rsidP="00FE6B40">
      <w:pPr>
        <w:numPr>
          <w:ilvl w:val="0"/>
          <w:numId w:val="11"/>
        </w:numPr>
        <w:spacing w:after="100"/>
        <w:jc w:val="both"/>
        <w:rPr>
          <w:rFonts w:ascii="Calibri" w:hAnsi="Calibri" w:cs="Calibri"/>
          <w:color w:val="000000" w:themeColor="text1"/>
          <w:sz w:val="21"/>
          <w:szCs w:val="21"/>
        </w:rPr>
      </w:pPr>
      <w:bookmarkStart w:id="205" w:name="_Ref237862846"/>
      <w:r w:rsidRPr="00803481">
        <w:rPr>
          <w:rFonts w:ascii="Calibri" w:hAnsi="Calibri" w:cs="Calibri"/>
          <w:color w:val="000000" w:themeColor="text1"/>
        </w:rPr>
        <w:t>G. Duggan and G. B. Scott, “The efficiency of photoluminescence of thin epitaxial semiconductors,” J. Appl. Phys., vol. 52, no. 1, pp. 407–411, Jan. 1981 (Erratum, J. Appl. Phys., vol. 52, no. 9, p. 5873, Sep. 1981).</w:t>
      </w:r>
      <w:bookmarkEnd w:id="205"/>
    </w:p>
    <w:p w14:paraId="1D08764C" w14:textId="77777777" w:rsidR="00FE6B40" w:rsidRPr="00803481" w:rsidRDefault="00FE6B40" w:rsidP="00FE6B40">
      <w:pPr>
        <w:numPr>
          <w:ilvl w:val="0"/>
          <w:numId w:val="11"/>
        </w:numPr>
        <w:spacing w:after="100"/>
        <w:jc w:val="both"/>
        <w:rPr>
          <w:rFonts w:ascii="Calibri" w:hAnsi="Calibri" w:cs="Calibri"/>
          <w:color w:val="000000" w:themeColor="text1"/>
          <w:sz w:val="21"/>
          <w:szCs w:val="21"/>
        </w:rPr>
      </w:pPr>
      <w:bookmarkStart w:id="206" w:name="_Ref237862854"/>
      <w:r w:rsidRPr="00803481">
        <w:rPr>
          <w:rFonts w:ascii="Calibri" w:hAnsi="Calibri" w:cs="Calibri"/>
          <w:color w:val="000000" w:themeColor="text1"/>
        </w:rPr>
        <w:t>T. Yeshurun, M. Fiegenbaum-Raz, and G. Segev, “Mapping losses through empirical extraction of the spatial external luminescence efficiency,” ACS Appl. Energy Mater., vol. 7, no. 15, pp. 6116–6122, Jul. 2024.</w:t>
      </w:r>
      <w:bookmarkEnd w:id="206"/>
    </w:p>
    <w:p w14:paraId="2034EF7C" w14:textId="77777777" w:rsidR="009874AC" w:rsidRDefault="00000000">
      <w:pPr>
        <w:numPr>
          <w:ilvl w:val="0"/>
          <w:numId w:val="11"/>
        </w:numPr>
        <w:spacing w:after="100"/>
        <w:jc w:val="both"/>
        <w:rPr>
          <w:rFonts w:ascii="Calibri" w:hAnsi="Calibri" w:cs="Calibri"/>
          <w:color w:val="000000" w:themeColor="text1"/>
          <w:sz w:val="21"/>
          <w:szCs w:val="21"/>
        </w:rPr>
      </w:pPr>
      <w:bookmarkStart w:id="207" w:name="_Ref239594350"/>
      <w:r>
        <w:rPr>
          <w:rFonts w:ascii="Calibri" w:hAnsi="Calibri" w:cs="Calibri"/>
          <w:color w:val="000000" w:themeColor="text1"/>
        </w:rPr>
        <w:t>P. Würfel, Physics of Solar Cells: From Principles to New Concepts. John Wiley &amp; Sons, 2008.</w:t>
      </w:r>
      <w:bookmarkEnd w:id="207"/>
    </w:p>
    <w:p w14:paraId="7B9DD508" w14:textId="6DF93CC3" w:rsidR="00221C2F" w:rsidRPr="00803481" w:rsidRDefault="00221C2F" w:rsidP="00FE6B40">
      <w:pPr>
        <w:numPr>
          <w:ilvl w:val="0"/>
          <w:numId w:val="11"/>
        </w:numPr>
        <w:spacing w:after="100"/>
        <w:jc w:val="both"/>
        <w:rPr>
          <w:rFonts w:asciiTheme="majorHAnsi" w:hAnsiTheme="majorHAnsi" w:cstheme="majorHAnsi"/>
          <w:color w:val="000000" w:themeColor="text1"/>
        </w:rPr>
      </w:pPr>
      <w:bookmarkStart w:id="208" w:name="_Ref237863067"/>
      <w:r w:rsidRPr="00803481">
        <w:rPr>
          <w:rFonts w:asciiTheme="majorHAnsi" w:hAnsiTheme="majorHAnsi" w:cstheme="majorHAnsi"/>
        </w:rPr>
        <w:t>T. Yeshurun, "Mapping losses through empirical extraction of the spatial external luminescence efficiency," Ph.D. dissertation, School of Electrical Engineering, Tel Aviv University, Tel Aviv, Israel, 2026.</w:t>
      </w:r>
      <w:bookmarkEnd w:id="208"/>
    </w:p>
    <w:p w14:paraId="57B95C00" w14:textId="77777777" w:rsidR="00FE6B40" w:rsidRPr="004A6C14" w:rsidRDefault="00FE6B40" w:rsidP="003C2E42">
      <w:pPr>
        <w:bidi/>
        <w:rPr>
          <w:rtl/>
          <w:lang w:bidi="he-IL"/>
        </w:rPr>
      </w:pPr>
    </w:p>
    <w:sectPr w:rsidR="00FE6B40" w:rsidRPr="004A6C14">
      <w:headerReference w:type="default" r:id="rId25"/>
      <w:footerReference w:type="even" r:id="rId26"/>
      <w:footerReference w:type="default" r:id="rId27"/>
      <w:pgSz w:w="12240" w:h="15840"/>
      <w:pgMar w:top="1440" w:right="180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deon Segev" w:date="2026-09-15T17:24:00Z" w:initials="GS">
    <w:p w14:paraId="28AFF937" w14:textId="77777777" w:rsidR="001D312B" w:rsidRDefault="001D312B" w:rsidP="001D312B">
      <w:pPr>
        <w:pStyle w:val="CommentText"/>
      </w:pPr>
      <w:r>
        <w:rPr>
          <w:rStyle w:val="CommentReference"/>
        </w:rPr>
        <w:annotationRef/>
      </w:r>
      <w:r>
        <w:t>This section is not written very good. Try to read this as if this is the first time you get into this subject. Will you understand the main points about the method? How it is similar and how it is different to/from prior work?</w:t>
      </w:r>
    </w:p>
    <w:p w14:paraId="6903999F" w14:textId="77777777" w:rsidR="001D312B" w:rsidRDefault="001D312B" w:rsidP="001D312B">
      <w:pPr>
        <w:pStyle w:val="CommentText"/>
      </w:pPr>
      <w:r>
        <w:t>I think that the parts on your method can be shorter and more to the point- there is some redundancy there and you are going back and forth between talking about diffusion length extraction and surface recombination velocity metrics. It is better to discuss one and then the other.</w:t>
      </w:r>
    </w:p>
  </w:comment>
  <w:comment w:id="1" w:author="Gideon Segev" w:date="2026-09-15T16:10:00Z" w:initials="GS">
    <w:p w14:paraId="792A8186" w14:textId="77777777" w:rsidR="008420D0" w:rsidRDefault="008420D0" w:rsidP="008420D0">
      <w:pPr>
        <w:pStyle w:val="CommentText"/>
      </w:pPr>
      <w:r>
        <w:rPr>
          <w:rStyle w:val="CommentReference"/>
        </w:rPr>
        <w:annotationRef/>
      </w:r>
      <w:r>
        <w:t>Use automatic numbering for references</w:t>
      </w:r>
    </w:p>
  </w:comment>
  <w:comment w:id="2" w:author="Gideon Segev" w:date="2026-09-15T16:11:00Z" w:initials="GS">
    <w:p w14:paraId="21DD6EE1" w14:textId="77777777" w:rsidR="008420D0" w:rsidRDefault="008420D0" w:rsidP="008420D0">
      <w:pPr>
        <w:pStyle w:val="CommentText"/>
      </w:pPr>
      <w:r>
        <w:rPr>
          <w:rStyle w:val="CommentReference"/>
        </w:rPr>
        <w:annotationRef/>
      </w:r>
      <w:r>
        <w:t>Unclear. I don’t understand what “emitted counterpart” means.</w:t>
      </w:r>
    </w:p>
  </w:comment>
  <w:comment w:id="3" w:author="Gideon Segev" w:date="2026-08-28T11:08:00Z" w:initials="GS">
    <w:p w14:paraId="4A7C770C" w14:textId="77777777" w:rsidR="00857A61" w:rsidRDefault="00857A61" w:rsidP="00857A61">
      <w:pPr>
        <w:pStyle w:val="CommentText"/>
      </w:pPr>
      <w:r>
        <w:rPr>
          <w:rStyle w:val="CommentReference"/>
        </w:rPr>
        <w:annotationRef/>
      </w:r>
      <w:r>
        <w:t>You need an introductory paragraph on PL</w:t>
      </w:r>
    </w:p>
  </w:comment>
  <w:comment w:id="4" w:author="Gideon Segev" w:date="2026-09-15T16:17:00Z" w:initials="GS">
    <w:p w14:paraId="42652F85" w14:textId="77777777" w:rsidR="00441809" w:rsidRDefault="00441809" w:rsidP="00441809">
      <w:pPr>
        <w:pStyle w:val="CommentText"/>
      </w:pPr>
      <w:r>
        <w:rPr>
          <w:rStyle w:val="CommentReference"/>
        </w:rPr>
        <w:annotationRef/>
      </w:r>
      <w:r>
        <w:t>You should explain what is PL before you explain how it is used to measure the diffusion length</w:t>
      </w:r>
    </w:p>
  </w:comment>
  <w:comment w:id="6" w:author="Gideon Segev" w:date="2026-09-15T16:18:00Z" w:initials="GS">
    <w:p w14:paraId="625BCFE9" w14:textId="77777777" w:rsidR="00441809" w:rsidRDefault="00441809" w:rsidP="00441809">
      <w:pPr>
        <w:pStyle w:val="CommentText"/>
      </w:pPr>
      <w:r>
        <w:rPr>
          <w:rStyle w:val="CommentReference"/>
        </w:rPr>
        <w:annotationRef/>
      </w:r>
      <w:r>
        <w:t xml:space="preserve">You can write this more concisely </w:t>
      </w:r>
    </w:p>
  </w:comment>
  <w:comment w:id="7" w:author="Gideon Segev" w:date="2026-09-15T16:43:00Z" w:initials="GS">
    <w:p w14:paraId="6DB454C6" w14:textId="77777777" w:rsidR="00A242B1" w:rsidRDefault="00A242B1" w:rsidP="00A242B1">
      <w:pPr>
        <w:pStyle w:val="CommentText"/>
      </w:pPr>
      <w:r>
        <w:rPr>
          <w:rStyle w:val="CommentReference"/>
        </w:rPr>
        <w:annotationRef/>
      </w:r>
      <w:r>
        <w:t>“inverted directly” is unclear. This is not a well known mathematical operation</w:t>
      </w:r>
    </w:p>
  </w:comment>
  <w:comment w:id="8" w:author="Gideon Segev" w:date="2026-09-15T16:20:00Z" w:initials="GS">
    <w:p w14:paraId="4CE96417" w14:textId="77777777" w:rsidR="00441809" w:rsidRDefault="00441809" w:rsidP="00441809">
      <w:pPr>
        <w:pStyle w:val="CommentText"/>
      </w:pPr>
      <w:r>
        <w:rPr>
          <w:rStyle w:val="CommentReference"/>
        </w:rPr>
        <w:annotationRef/>
      </w:r>
      <w:r>
        <w:t>This reads as if it is the same as [1]</w:t>
      </w:r>
    </w:p>
  </w:comment>
  <w:comment w:id="10" w:author="Gideon Segev" w:date="2026-09-15T16:21:00Z" w:initials="GS">
    <w:p w14:paraId="13211885" w14:textId="77777777" w:rsidR="00441809" w:rsidRDefault="00441809" w:rsidP="00441809">
      <w:pPr>
        <w:pStyle w:val="CommentText"/>
      </w:pPr>
      <w:r>
        <w:rPr>
          <w:rStyle w:val="CommentReference"/>
        </w:rPr>
        <w:annotationRef/>
      </w:r>
      <w:r>
        <w:t>Not good phrasing</w:t>
      </w:r>
    </w:p>
  </w:comment>
  <w:comment w:id="12" w:author="Gideon Segev" w:date="2026-09-15T16:22:00Z" w:initials="GS">
    <w:p w14:paraId="66F9DC91" w14:textId="77777777" w:rsidR="00441809" w:rsidRDefault="00441809" w:rsidP="00441809">
      <w:pPr>
        <w:pStyle w:val="CommentText"/>
      </w:pPr>
      <w:r>
        <w:rPr>
          <w:rStyle w:val="CommentReference"/>
        </w:rPr>
        <w:annotationRef/>
      </w:r>
      <w:r>
        <w:t>Unclear</w:t>
      </w:r>
    </w:p>
  </w:comment>
  <w:comment w:id="13" w:author="Gideon Segev" w:date="2026-09-15T16:24:00Z" w:initials="GS">
    <w:p w14:paraId="6E168E18" w14:textId="77777777" w:rsidR="00441809" w:rsidRDefault="00441809" w:rsidP="00441809">
      <w:pPr>
        <w:pStyle w:val="CommentText"/>
      </w:pPr>
      <w:r>
        <w:rPr>
          <w:rStyle w:val="CommentReference"/>
        </w:rPr>
        <w:annotationRef/>
      </w:r>
      <w:r>
        <w:t>I would combine all the papers that talk about comparing PL spectra taken with different incident wavelengths (eg. these and [1]) and talk about all them together.</w:t>
      </w:r>
    </w:p>
  </w:comment>
  <w:comment w:id="14" w:author="Gideon Segev" w:date="2026-08-28T11:18:00Z" w:initials="GS">
    <w:p w14:paraId="4F7CB644" w14:textId="77777777" w:rsidR="00F971C5" w:rsidRDefault="00F971C5" w:rsidP="00F971C5">
      <w:pPr>
        <w:pStyle w:val="CommentText"/>
      </w:pPr>
      <w:r>
        <w:rPr>
          <w:rStyle w:val="CommentReference"/>
        </w:rPr>
        <w:annotationRef/>
      </w:r>
      <w:r>
        <w:t>If this paper has the equation all the others are using, start by discussing it. Write the equation so you can easily compare your equations to it (are they the same? If there is a difference, why is that?)</w:t>
      </w:r>
    </w:p>
  </w:comment>
  <w:comment w:id="15" w:author="Gideon Segev" w:date="2026-09-15T16:52:00Z" w:initials="GS">
    <w:p w14:paraId="1128829C" w14:textId="77777777" w:rsidR="00167BB6" w:rsidRDefault="00167BB6" w:rsidP="00167BB6">
      <w:pPr>
        <w:pStyle w:val="CommentText"/>
      </w:pPr>
      <w:r>
        <w:rPr>
          <w:rStyle w:val="CommentReference"/>
        </w:rPr>
        <w:annotationRef/>
      </w:r>
      <w:r>
        <w:t>As I wrote above, if all (or most of) the papers use this derivation or a similar one, start with this and give the final equations they get. This will allow you to explain better the methods used in each paper.</w:t>
      </w:r>
    </w:p>
  </w:comment>
  <w:comment w:id="16" w:author="Gideon Segev" w:date="2026-09-15T16:51:00Z" w:initials="GS">
    <w:p w14:paraId="0A86F002" w14:textId="77777777" w:rsidR="00167BB6" w:rsidRDefault="00167BB6" w:rsidP="00167BB6">
      <w:pPr>
        <w:pStyle w:val="CommentText"/>
      </w:pPr>
      <w:r>
        <w:rPr>
          <w:rStyle w:val="CommentReference"/>
        </w:rPr>
        <w:annotationRef/>
      </w:r>
      <w:r>
        <w:t>This should come later- after you introduce you method you should explain how it is different from prior work.</w:t>
      </w:r>
    </w:p>
  </w:comment>
  <w:comment w:id="17" w:author="Gideon Segev" w:date="2026-08-28T11:19:00Z" w:initials="GS">
    <w:p w14:paraId="1F4F0706" w14:textId="77777777" w:rsidR="00F971C5" w:rsidRDefault="00F971C5" w:rsidP="00F971C5">
      <w:pPr>
        <w:pStyle w:val="CommentText"/>
      </w:pPr>
      <w:r>
        <w:rPr>
          <w:rStyle w:val="CommentReference"/>
        </w:rPr>
        <w:annotationRef/>
      </w:r>
      <w:r>
        <w:t>You mentioned above having to wavelengths. Why is this different?</w:t>
      </w:r>
    </w:p>
  </w:comment>
  <w:comment w:id="18" w:author="Zohara Ben Meir" w:date="2026-09-04T12:24:00Z" w:initials="ZB">
    <w:p w14:paraId="00F0D3D8" w14:textId="77777777" w:rsidR="009874AC" w:rsidRDefault="00000000">
      <w:r>
        <w:rPr>
          <w:rStyle w:val="CommentReference"/>
        </w:rPr>
        <w:annotationRef/>
      </w:r>
      <w:r>
        <w:rPr>
          <w:color w:val="000000"/>
          <w:sz w:val="20"/>
          <w:szCs w:val="20"/>
        </w:rPr>
        <w:t>This differs because those methods compare PL at two fixed wavelengths, while this method sweeps the excitation wavelength continuously, so a single measurement encodes a full depth profile instead of a single two-point comparison.</w:t>
      </w:r>
    </w:p>
  </w:comment>
  <w:comment w:id="19" w:author="Gideon Segev" w:date="2026-09-15T16:53:00Z" w:initials="GS">
    <w:p w14:paraId="0CEACC50" w14:textId="77777777" w:rsidR="00167BB6" w:rsidRDefault="00167BB6" w:rsidP="00167BB6">
      <w:pPr>
        <w:pStyle w:val="CommentText"/>
      </w:pPr>
      <w:r>
        <w:rPr>
          <w:rStyle w:val="CommentReference"/>
        </w:rPr>
        <w:annotationRef/>
      </w:r>
      <w:r>
        <w:t>This is not clear from how you wrote this.</w:t>
      </w:r>
    </w:p>
  </w:comment>
  <w:comment w:id="20" w:author="Gideon Segev" w:date="2026-09-15T17:03:00Z" w:initials="GS">
    <w:p w14:paraId="4CFC4C7A" w14:textId="77777777" w:rsidR="00836AF4" w:rsidRDefault="00836AF4" w:rsidP="00836AF4">
      <w:pPr>
        <w:pStyle w:val="CommentText"/>
      </w:pPr>
      <w:r>
        <w:rPr>
          <w:rStyle w:val="CommentReference"/>
        </w:rPr>
        <w:annotationRef/>
      </w:r>
      <w:r>
        <w:t>If I understand correctly, in this paragraph you are talking about a method that is similar to the ones above, but using many more excitation wavelengths. How can you say that going over many excitation wavelengths is “more compact”?</w:t>
      </w:r>
    </w:p>
  </w:comment>
  <w:comment w:id="23" w:author="Gideon Segev" w:date="2026-09-15T17:05:00Z" w:initials="GS">
    <w:p w14:paraId="66466CD8" w14:textId="77777777" w:rsidR="00836AF4" w:rsidRDefault="00836AF4" w:rsidP="00836AF4">
      <w:pPr>
        <w:pStyle w:val="CommentText"/>
      </w:pPr>
      <w:r>
        <w:rPr>
          <w:rStyle w:val="CommentReference"/>
        </w:rPr>
        <w:annotationRef/>
      </w:r>
      <w:r>
        <w:t>Break into several short sentences.</w:t>
      </w:r>
    </w:p>
  </w:comment>
  <w:comment w:id="24" w:author="Gideon Segev" w:date="2026-09-15T17:11:00Z" w:initials="GS">
    <w:p w14:paraId="5EAC2BC9" w14:textId="77777777" w:rsidR="00574539" w:rsidRDefault="00574539" w:rsidP="00574539">
      <w:pPr>
        <w:pStyle w:val="CommentText"/>
      </w:pPr>
      <w:r>
        <w:rPr>
          <w:rStyle w:val="CommentReference"/>
        </w:rPr>
        <w:annotationRef/>
      </w:r>
      <w:r>
        <w:t xml:space="preserve">This is a term that you define only later. Thus, it is best if you don’t use it here and find a way to explain this with only commonly used term. </w:t>
      </w:r>
    </w:p>
  </w:comment>
  <w:comment w:id="25" w:author="Gideon Segev" w:date="2026-09-15T17:13:00Z" w:initials="GS">
    <w:p w14:paraId="677F5000" w14:textId="77777777" w:rsidR="00574539" w:rsidRDefault="00574539" w:rsidP="00574539">
      <w:pPr>
        <w:pStyle w:val="CommentText"/>
      </w:pPr>
      <w:r>
        <w:rPr>
          <w:rStyle w:val="CommentReference"/>
        </w:rPr>
        <w:annotationRef/>
      </w:r>
      <w:r>
        <w:t>A bit too technical for what is needed here. At this point people haven’t seen any equations and know very little about your derivation, thus talking about things cancelling each other or not  is a little premature.</w:t>
      </w:r>
    </w:p>
  </w:comment>
  <w:comment w:id="26" w:author="Gideon Segev" w:date="2026-09-15T17:14:00Z" w:initials="GS">
    <w:p w14:paraId="5467A6F5" w14:textId="77777777" w:rsidR="00574539" w:rsidRDefault="00574539" w:rsidP="00574539">
      <w:pPr>
        <w:pStyle w:val="CommentText"/>
      </w:pPr>
      <w:r>
        <w:rPr>
          <w:rStyle w:val="CommentReference"/>
        </w:rPr>
        <w:annotationRef/>
      </w:r>
      <w:r>
        <w:t>Instead “both quantities” write specifically what the quantities are.</w:t>
      </w:r>
    </w:p>
  </w:comment>
  <w:comment w:id="31" w:author="Gideon Segev" w:date="2026-09-15T17:18:00Z" w:initials="GS">
    <w:p w14:paraId="279FBBCB" w14:textId="77777777" w:rsidR="001D312B" w:rsidRDefault="001D312B" w:rsidP="001D312B">
      <w:pPr>
        <w:pStyle w:val="CommentText"/>
      </w:pPr>
      <w:r>
        <w:rPr>
          <w:rStyle w:val="CommentReference"/>
        </w:rPr>
        <w:annotationRef/>
      </w:r>
      <w:r>
        <w:t>It is unclear what you define as “a single measurement”. I understand “a single measurement” as the PL spectrum under one incident wavelength. In such case, your data requires several measurements...</w:t>
      </w:r>
    </w:p>
  </w:comment>
  <w:comment w:id="30" w:author="Gideon Segev" w:date="2026-08-28T12:55:00Z" w:initials="GS">
    <w:p w14:paraId="432AF358" w14:textId="77777777" w:rsidR="004B12E0" w:rsidRDefault="004B12E0" w:rsidP="004B12E0">
      <w:pPr>
        <w:pStyle w:val="CommentText"/>
      </w:pPr>
      <w:r>
        <w:rPr>
          <w:rStyle w:val="CommentReference"/>
        </w:rPr>
        <w:annotationRef/>
      </w:r>
      <w:r>
        <w:t>This is something that people will understand only after they saw the model. Thus it should be in the discussion section.</w:t>
      </w:r>
    </w:p>
    <w:p w14:paraId="61C657B3" w14:textId="77777777" w:rsidR="004B12E0" w:rsidRDefault="004B12E0" w:rsidP="004B12E0">
      <w:pPr>
        <w:pStyle w:val="CommentText"/>
      </w:pPr>
      <w:r>
        <w:t xml:space="preserve">This applies to everywhere you need a basic understanding of the model to understand the differences. </w:t>
      </w:r>
    </w:p>
    <w:p w14:paraId="111F5AFA" w14:textId="77777777" w:rsidR="004B12E0" w:rsidRDefault="004B12E0" w:rsidP="004B12E0">
      <w:pPr>
        <w:pStyle w:val="CommentText"/>
      </w:pPr>
      <w:r>
        <w:t>Thus, in the introduction you should just write something like (this is an example, it is not 100% accurate): “the suggested method produces the same data as the prior suggested models yet the use of multiple excitation wavelengths and specific choice of emission wavelengths analyzed allows….</w:t>
      </w:r>
    </w:p>
    <w:p w14:paraId="7AF1E057" w14:textId="77777777" w:rsidR="004B12E0" w:rsidRDefault="004B12E0" w:rsidP="004B12E0">
      <w:pPr>
        <w:pStyle w:val="CommentText"/>
      </w:pPr>
    </w:p>
    <w:p w14:paraId="5E195D8E" w14:textId="77777777" w:rsidR="004B12E0" w:rsidRDefault="004B12E0" w:rsidP="004B12E0">
      <w:pPr>
        <w:pStyle w:val="CommentText"/>
      </w:pPr>
      <w:r>
        <w:t>Generally- in the introduction you just write how what you do is different and that it complements prior work. In the discussion you elaborate how and why.</w:t>
      </w:r>
    </w:p>
  </w:comment>
  <w:comment w:id="32" w:author="Gideon Segev" w:date="2026-09-15T17:20:00Z" w:initials="GS">
    <w:p w14:paraId="7A18929B" w14:textId="77777777" w:rsidR="001D312B" w:rsidRDefault="001D312B" w:rsidP="001D312B">
      <w:pPr>
        <w:pStyle w:val="CommentText"/>
      </w:pPr>
      <w:r>
        <w:rPr>
          <w:rStyle w:val="CommentReference"/>
        </w:rPr>
        <w:annotationRef/>
      </w:r>
      <w:r>
        <w:t>Unclear. When doing ellipsometry people fit the results to obtain material specific optical constants.</w:t>
      </w:r>
    </w:p>
  </w:comment>
  <w:comment w:id="34" w:author="Gideon Segev" w:date="2026-09-15T17:27:00Z" w:initials="GS">
    <w:p w14:paraId="68C55C47" w14:textId="77777777" w:rsidR="004E0EFB" w:rsidRDefault="004E0EFB" w:rsidP="004E0EFB">
      <w:pPr>
        <w:pStyle w:val="CommentText"/>
      </w:pPr>
      <w:r>
        <w:rPr>
          <w:rStyle w:val="CommentReference"/>
        </w:rPr>
        <w:annotationRef/>
      </w:r>
      <w:r>
        <w:t>Unclear. How do you define “relevant PL wavelengths?”</w:t>
      </w:r>
    </w:p>
  </w:comment>
  <w:comment w:id="37" w:author="Gideon Segev" w:date="2026-08-21T16:05:00Z" w:initials="GS">
    <w:p w14:paraId="7A15C0D1" w14:textId="0687B00C" w:rsidR="005B3FA7" w:rsidRDefault="005B3FA7" w:rsidP="005B3FA7">
      <w:pPr>
        <w:pStyle w:val="CommentText"/>
      </w:pPr>
      <w:r>
        <w:rPr>
          <w:rStyle w:val="CommentReference"/>
        </w:rPr>
        <w:annotationRef/>
      </w:r>
      <w:r>
        <w:t xml:space="preserve">This is </w:t>
      </w:r>
      <w:r>
        <w:rPr>
          <w:noProof/>
        </w:rPr>
        <w:drawing>
          <wp:inline distT="0" distB="0" distL="0" distR="0" wp14:anchorId="1E79620D" wp14:editId="2473F579">
            <wp:extent cx="257143" cy="190476"/>
            <wp:effectExtent l="0" t="0" r="0" b="635"/>
            <wp:docPr id="1077954433"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96365" name="Picture 1786996365" descr="Image"/>
                    <pic:cNvPicPr/>
                  </pic:nvPicPr>
                  <pic:blipFill>
                    <a:blip r:embed="rId1"/>
                    <a:stretch>
                      <a:fillRect/>
                    </a:stretch>
                  </pic:blipFill>
                  <pic:spPr>
                    <a:xfrm>
                      <a:off x="0" y="0"/>
                      <a:ext cx="257143" cy="190476"/>
                    </a:xfrm>
                    <a:prstGeom prst="rect">
                      <a:avLst/>
                    </a:prstGeom>
                  </pic:spPr>
                </pic:pic>
              </a:graphicData>
            </a:graphic>
          </wp:inline>
        </w:drawing>
      </w:r>
      <w:r>
        <w:t xml:space="preserve"> but the line above is </w:t>
      </w:r>
      <w:r>
        <w:rPr>
          <w:noProof/>
        </w:rPr>
        <w:drawing>
          <wp:inline distT="0" distB="0" distL="0" distR="0" wp14:anchorId="10662876" wp14:editId="652E3CED">
            <wp:extent cx="219048" cy="190476"/>
            <wp:effectExtent l="0" t="0" r="0" b="635"/>
            <wp:docPr id="1538508490"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02185" name="Picture 1452602185" descr="Image"/>
                    <pic:cNvPicPr/>
                  </pic:nvPicPr>
                  <pic:blipFill>
                    <a:blip r:embed="rId2"/>
                    <a:stretch>
                      <a:fillRect/>
                    </a:stretch>
                  </pic:blipFill>
                  <pic:spPr>
                    <a:xfrm>
                      <a:off x="0" y="0"/>
                      <a:ext cx="219048" cy="190476"/>
                    </a:xfrm>
                    <a:prstGeom prst="rect">
                      <a:avLst/>
                    </a:prstGeom>
                  </pic:spPr>
                </pic:pic>
              </a:graphicData>
            </a:graphic>
          </wp:inline>
        </w:drawing>
      </w:r>
      <w:r>
        <w:t xml:space="preserve"> (no ‘ )</w:t>
      </w:r>
    </w:p>
  </w:comment>
  <w:comment w:id="40" w:author="Gideon Segev" w:date="2026-09-15T17:31:00Z" w:initials="GS">
    <w:p w14:paraId="41787258" w14:textId="77777777" w:rsidR="004E0EFB" w:rsidRDefault="004E0EFB" w:rsidP="004E0EFB">
      <w:pPr>
        <w:pStyle w:val="CommentText"/>
      </w:pPr>
      <w:r>
        <w:rPr>
          <w:rStyle w:val="CommentReference"/>
        </w:rPr>
        <w:annotationRef/>
      </w:r>
      <w:r>
        <w:t>Rewrite</w:t>
      </w:r>
    </w:p>
  </w:comment>
  <w:comment w:id="48" w:author="Gideon Segev" w:date="2026-08-26T11:30:00Z" w:initials="GS">
    <w:p w14:paraId="568C345D" w14:textId="77777777" w:rsidR="00A2102A" w:rsidRDefault="00A2102A" w:rsidP="00A2102A">
      <w:pPr>
        <w:pStyle w:val="CommentText"/>
        <w:rPr>
          <w:rtl/>
          <w:lang w:bidi="he-IL"/>
        </w:rPr>
      </w:pPr>
      <w:r>
        <w:rPr>
          <w:rStyle w:val="CommentReference"/>
        </w:rPr>
        <w:annotationRef/>
      </w:r>
      <w:r>
        <w:t xml:space="preserve">G is usually used for optical generation with a units of cm^-3sec^-1. Giving it a normalized value as you did will be confusing. I would just add an I_0 term to the right side of the equation (the incident photon flux). </w:t>
      </w:r>
    </w:p>
  </w:comment>
  <w:comment w:id="49" w:author="Zohara Ben Meir" w:date="2026-09-04T11:12:00Z" w:initials="ZBM">
    <w:p w14:paraId="03A3063A" w14:textId="77777777" w:rsidR="00E56D70" w:rsidRDefault="00E56D70" w:rsidP="00E56D70">
      <w:r>
        <w:rPr>
          <w:rStyle w:val="CommentReference"/>
        </w:rPr>
        <w:annotationRef/>
      </w:r>
      <w:r>
        <w:rPr>
          <w:sz w:val="20"/>
          <w:szCs w:val="20"/>
        </w:rPr>
        <w:t>note that K has units of cm^-3se^-2eV^-1 - I think it is what you are looking for, right?</w:t>
      </w:r>
    </w:p>
  </w:comment>
  <w:comment w:id="50" w:author="Gideon Segev" w:date="2026-08-26T11:32:00Z" w:initials="GS">
    <w:p w14:paraId="3FE34A63" w14:textId="77777777" w:rsidR="00A2102A" w:rsidRDefault="00A2102A" w:rsidP="00A2102A">
      <w:pPr>
        <w:pStyle w:val="CommentText"/>
        <w:rPr>
          <w:rtl/>
          <w:lang w:bidi="he-IL"/>
        </w:rPr>
      </w:pPr>
      <w:r>
        <w:rPr>
          <w:rStyle w:val="CommentReference"/>
        </w:rPr>
        <w:annotationRef/>
      </w:r>
      <w:r>
        <w:t>If you use G as discussed above, than you are missing the incident photon flux term (otherwise the PL flux term doesn’t have the right units)</w:t>
      </w:r>
    </w:p>
  </w:comment>
  <w:comment w:id="51" w:author="Zohara Ben Meir" w:date="2026-09-04T11:12:00Z" w:initials="ZBM">
    <w:p w14:paraId="2D4E34B0" w14:textId="77777777" w:rsidR="00E56D70" w:rsidRDefault="00E56D70" w:rsidP="00E56D70">
      <w:r>
        <w:rPr>
          <w:rStyle w:val="CommentReference"/>
        </w:rPr>
        <w:annotationRef/>
      </w:r>
      <w:r>
        <w:rPr>
          <w:sz w:val="20"/>
          <w:szCs w:val="20"/>
        </w:rPr>
        <w:t>see comment above.</w:t>
      </w:r>
    </w:p>
  </w:comment>
  <w:comment w:id="60" w:author="Gideon Segev" w:date="2026-09-15T17:34:00Z" w:initials="GS">
    <w:p w14:paraId="6100F858" w14:textId="77777777" w:rsidR="004E0EFB" w:rsidRDefault="004E0EFB" w:rsidP="004E0EFB">
      <w:pPr>
        <w:pStyle w:val="CommentText"/>
      </w:pPr>
      <w:r>
        <w:rPr>
          <w:rStyle w:val="CommentReference"/>
        </w:rPr>
        <w:annotationRef/>
      </w:r>
      <w:r>
        <w:t>Yhou have different font size here. This doesn’t look good.</w:t>
      </w:r>
    </w:p>
  </w:comment>
  <w:comment w:id="61" w:author="Gideon Segev" w:date="2026-08-26T12:56:00Z" w:initials="GS">
    <w:p w14:paraId="792C1D97" w14:textId="77777777" w:rsidR="00006DFD" w:rsidRDefault="00006DFD" w:rsidP="00006DFD">
      <w:pPr>
        <w:pStyle w:val="CommentText"/>
      </w:pPr>
      <w:r>
        <w:rPr>
          <w:rStyle w:val="CommentReference"/>
        </w:rPr>
        <w:annotationRef/>
      </w:r>
      <w:r>
        <w:t>You are saying the same thing twice.</w:t>
      </w:r>
    </w:p>
  </w:comment>
  <w:comment w:id="65" w:author="Zohara Ben Meir" w:date="2026-09-04T12:30:00Z" w:initials="ZB">
    <w:p w14:paraId="1BDFE6E0" w14:textId="77777777" w:rsidR="004E4F71" w:rsidRDefault="004E4F71">
      <w:r>
        <w:rPr>
          <w:rStyle w:val="CommentReference"/>
        </w:rPr>
        <w:annotationRef/>
      </w:r>
      <w:r>
        <w:rPr>
          <w:color w:val="000000"/>
          <w:sz w:val="20"/>
          <w:szCs w:val="20"/>
        </w:rPr>
        <w:t>Approved: move this paragraph (through Eq. 22 and the sentence after it) to directly after Eq. (20), ahead of the SRV index definition. Deferring the actual move to you in Word rather than doing raw XML surgery here \u2014 this region has several embedded equation objects nested closely together, and a manual drag-move in Word is much safer than scripted relocation for content like this.</w:t>
      </w:r>
    </w:p>
  </w:comment>
  <w:comment w:id="63" w:author="Gideon Segev" w:date="2026-08-27T09:01:00Z" w:initials="GS">
    <w:p w14:paraId="77A8ECB3" w14:textId="77777777" w:rsidR="004E4F71" w:rsidRDefault="004E4F71" w:rsidP="000971EA">
      <w:pPr>
        <w:pStyle w:val="CommentText"/>
        <w:rPr>
          <w:lang w:bidi="he-IL"/>
        </w:rPr>
      </w:pPr>
      <w:r>
        <w:rPr>
          <w:rStyle w:val="CommentReference"/>
        </w:rPr>
        <w:annotationRef/>
      </w:r>
      <w:r>
        <w:t>I</w:t>
      </w:r>
      <w:r>
        <w:rPr>
          <w:rtl/>
          <w:lang w:bidi="he-IL"/>
        </w:rPr>
        <w:t xml:space="preserve"> </w:t>
      </w:r>
      <w:r>
        <w:t xml:space="preserve"> would rephrase this. This is an analytic expression for R_srv. It is more correct use it to explain why the choice of wavelengths used is correct and after that explain what the SRV_index is.</w:t>
      </w:r>
    </w:p>
  </w:comment>
  <w:comment w:id="64" w:author="Gideon Segev" w:date="2026-09-15T17:40:00Z" w:initials="GS">
    <w:p w14:paraId="7AF0D871" w14:textId="77777777" w:rsidR="007409C1" w:rsidRDefault="007409C1" w:rsidP="007409C1">
      <w:pPr>
        <w:pStyle w:val="CommentText"/>
      </w:pPr>
      <w:r>
        <w:rPr>
          <w:rStyle w:val="CommentReference"/>
        </w:rPr>
        <w:annotationRef/>
      </w:r>
      <w:r>
        <w:t>As above- this is not “another way to obtain the same quantity”. One can be done experimentally (eqn 20) and one is an analytic computation (eqn 21).</w:t>
      </w:r>
    </w:p>
  </w:comment>
  <w:comment w:id="91" w:author="Gideon Segev" w:date="2026-08-26T15:25:00Z" w:initials="GS">
    <w:p w14:paraId="268D7A40" w14:textId="77777777" w:rsidR="004E4F71" w:rsidRDefault="004E4F71" w:rsidP="008F6E2E">
      <w:pPr>
        <w:pStyle w:val="CommentText"/>
      </w:pPr>
      <w:r>
        <w:rPr>
          <w:rStyle w:val="CommentReference"/>
        </w:rPr>
        <w:annotationRef/>
      </w:r>
      <w:r>
        <w:t xml:space="preserve">I wonder if we can choose specific excitation and emission wavelengths so we can simplify this thing. </w:t>
      </w:r>
    </w:p>
  </w:comment>
  <w:comment w:id="92" w:author="Zohara Ben Meir" w:date="2026-09-04T11:28:00Z" w:initials="ZBM">
    <w:p w14:paraId="1C97C065" w14:textId="77777777" w:rsidR="004E4F71" w:rsidRDefault="004E4F71" w:rsidP="008B4973">
      <w:r>
        <w:rPr>
          <w:rStyle w:val="CommentReference"/>
        </w:rPr>
        <w:annotationRef/>
      </w:r>
      <w:r>
        <w:rPr>
          <w:sz w:val="20"/>
          <w:szCs w:val="20"/>
        </w:rPr>
        <w:t>The pair isn't simplified analytically — it's found by testing all wavelength combinations and picking the one with the best correlation.</w:t>
      </w:r>
    </w:p>
  </w:comment>
  <w:comment w:id="93" w:author="Gideon Segev" w:date="2026-08-26T15:21:00Z" w:initials="GS">
    <w:p w14:paraId="5C5A6105" w14:textId="77777777" w:rsidR="008F6E2E" w:rsidRDefault="008F6E2E" w:rsidP="008F6E2E">
      <w:pPr>
        <w:pStyle w:val="CommentText"/>
      </w:pPr>
      <w:r>
        <w:rPr>
          <w:rStyle w:val="CommentReference"/>
        </w:rPr>
        <w:annotationRef/>
      </w:r>
      <w:r>
        <w:t>Above you wrote that you would use longer wavelengths when probing surface recombination. To me the shorter wavelengths are more “surface sensitive”. At any rate “surface sensitive” is not well defined, I would use a different term.</w:t>
      </w:r>
    </w:p>
  </w:comment>
  <w:comment w:id="94" w:author="Gideon Segev" w:date="2026-08-27T09:02:00Z" w:initials="GS">
    <w:p w14:paraId="008FEC3C" w14:textId="77777777" w:rsidR="000971EA" w:rsidRDefault="000971EA" w:rsidP="000971EA">
      <w:pPr>
        <w:pStyle w:val="CommentText"/>
      </w:pPr>
      <w:r>
        <w:rPr>
          <w:rStyle w:val="CommentReference"/>
        </w:rPr>
        <w:annotationRef/>
      </w:r>
      <w:r>
        <w:t>You mean R_srv, right?</w:t>
      </w:r>
    </w:p>
  </w:comment>
  <w:comment w:id="95" w:author="Gideon Segev" w:date="2026-09-15T17:42:00Z" w:initials="GS">
    <w:p w14:paraId="6A432ECC" w14:textId="77777777" w:rsidR="007409C1" w:rsidRDefault="007409C1" w:rsidP="007409C1">
      <w:pPr>
        <w:pStyle w:val="CommentText"/>
      </w:pPr>
      <w:r>
        <w:rPr>
          <w:rStyle w:val="CommentReference"/>
        </w:rPr>
        <w:annotationRef/>
      </w:r>
      <w:r>
        <w:t>??</w:t>
      </w:r>
    </w:p>
  </w:comment>
  <w:comment w:id="96" w:author="Gideon Segev" w:date="2026-09-15T17:43:00Z" w:initials="GS">
    <w:p w14:paraId="45C1529B" w14:textId="77777777" w:rsidR="007409C1" w:rsidRDefault="007409C1" w:rsidP="007409C1">
      <w:pPr>
        <w:pStyle w:val="CommentText"/>
      </w:pPr>
      <w:r>
        <w:rPr>
          <w:rStyle w:val="CommentReference"/>
        </w:rPr>
        <w:annotationRef/>
      </w:r>
      <w:r>
        <w:t>I am here</w:t>
      </w:r>
    </w:p>
  </w:comment>
  <w:comment w:id="112" w:author="Gideon Segev" w:date="2026-09-18T12:57:00Z" w:initials="GS">
    <w:p w14:paraId="19AD7E49" w14:textId="77777777" w:rsidR="001A198F" w:rsidRDefault="001A198F" w:rsidP="001A198F">
      <w:pPr>
        <w:pStyle w:val="CommentText"/>
      </w:pPr>
      <w:r>
        <w:rPr>
          <w:rStyle w:val="CommentReference"/>
        </w:rPr>
        <w:annotationRef/>
      </w:r>
      <w:r>
        <w:t>Just use (a) and (b)- no need for the “measured” and “computed” in the figure itself (you have this in the caption).</w:t>
      </w:r>
    </w:p>
  </w:comment>
  <w:comment w:id="127" w:author="Gideon Segev" w:date="2026-09-18T13:04:00Z" w:initials="GS">
    <w:p w14:paraId="4994FE87" w14:textId="77777777" w:rsidR="00070B49" w:rsidRDefault="00070B49" w:rsidP="00070B49">
      <w:pPr>
        <w:pStyle w:val="CommentText"/>
      </w:pPr>
      <w:r>
        <w:rPr>
          <w:rStyle w:val="CommentReference"/>
        </w:rPr>
        <w:annotationRef/>
      </w:r>
      <w:r>
        <w:t>Specify- what equation are you fitting to the measured data. Write specifically that the optical constants were obtained from measurements in figure 3. Write what are the parametes you are fitting</w:t>
      </w:r>
    </w:p>
  </w:comment>
  <w:comment w:id="134" w:author="Gideon Segev" w:date="2026-09-18T13:17:00Z" w:initials="GS">
    <w:p w14:paraId="5E184BCC" w14:textId="77777777" w:rsidR="00CF4DC4" w:rsidRDefault="00CF4DC4" w:rsidP="00CF4DC4">
      <w:pPr>
        <w:pStyle w:val="CommentText"/>
      </w:pPr>
      <w:r>
        <w:rPr>
          <w:rStyle w:val="CommentReference"/>
        </w:rPr>
        <w:annotationRef/>
      </w:r>
      <w:r>
        <w:t>What about the transport parameter A­</w:t>
      </w:r>
      <w:r>
        <w:rPr>
          <w:vertAlign w:val="subscript"/>
        </w:rPr>
        <w:t>1</w:t>
      </w:r>
      <w:r>
        <w:t>?</w:t>
      </w:r>
    </w:p>
  </w:comment>
  <w:comment w:id="133" w:author="Gideon Segev" w:date="2026-09-18T13:12:00Z" w:initials="GS">
    <w:p w14:paraId="26DD082D" w14:textId="77777777" w:rsidR="00CF4DC4" w:rsidRDefault="00CF4DC4" w:rsidP="00CF4DC4">
      <w:pPr>
        <w:pStyle w:val="CommentText"/>
      </w:pPr>
      <w:r>
        <w:rPr>
          <w:rStyle w:val="CommentReference"/>
        </w:rPr>
        <w:annotationRef/>
      </w:r>
      <w:r>
        <w:t>This should be embedded in the paragraph above (see comment)</w:t>
      </w:r>
    </w:p>
  </w:comment>
  <w:comment w:id="136" w:author="Gideon Segev" w:date="2026-09-18T13:18:00Z" w:initials="GS">
    <w:p w14:paraId="5775723B" w14:textId="77777777" w:rsidR="00CF4DC4" w:rsidRDefault="00CF4DC4" w:rsidP="00CF4DC4">
      <w:pPr>
        <w:pStyle w:val="CommentText"/>
      </w:pPr>
      <w:r>
        <w:rPr>
          <w:rStyle w:val="CommentReference"/>
        </w:rPr>
        <w:annotationRef/>
      </w:r>
      <w:r>
        <w:t>This is good, but it should be a part of the main text above and not in the figure caption.</w:t>
      </w:r>
    </w:p>
  </w:comment>
  <w:comment w:id="145" w:author="Gideon Segev" w:date="2026-09-18T13:21:00Z" w:initials="GS">
    <w:p w14:paraId="198AF55D" w14:textId="77777777" w:rsidR="000F4DB0" w:rsidRDefault="000F4DB0" w:rsidP="000F4DB0">
      <w:pPr>
        <w:pStyle w:val="CommentText"/>
      </w:pPr>
      <w:r>
        <w:rPr>
          <w:rStyle w:val="CommentReference"/>
        </w:rPr>
        <w:annotationRef/>
      </w:r>
      <w:r>
        <w:t>Same comment as in the figure above</w:t>
      </w:r>
    </w:p>
  </w:comment>
  <w:comment w:id="152" w:author="Gideon Segev" w:date="2026-08-27T16:08:00Z" w:initials="GS">
    <w:p w14:paraId="4673C6FE" w14:textId="77777777" w:rsidR="00705E29" w:rsidRDefault="00705E29" w:rsidP="00705E29">
      <w:pPr>
        <w:pStyle w:val="CommentText"/>
      </w:pPr>
      <w:r>
        <w:rPr>
          <w:rStyle w:val="CommentReference"/>
        </w:rPr>
        <w:annotationRef/>
      </w:r>
      <w:r>
        <w:t>It would be good to add something on the physics/chemistry of the experiment before analyzing the results. Like you did on the formation of the oxide and how this affects surface recombination and how we can track this process.</w:t>
      </w:r>
    </w:p>
  </w:comment>
  <w:comment w:id="158" w:author="Gideon Segev" w:date="2026-09-18T13:48:00Z" w:initials="GS">
    <w:p w14:paraId="3A84CED6" w14:textId="77777777" w:rsidR="00404181" w:rsidRDefault="00404181" w:rsidP="00404181">
      <w:pPr>
        <w:pStyle w:val="CommentText"/>
      </w:pPr>
      <w:r>
        <w:rPr>
          <w:rStyle w:val="CommentReference"/>
        </w:rPr>
        <w:annotationRef/>
      </w:r>
      <w:r>
        <w:t>You are missing a sentence or two that conclude this section</w:t>
      </w:r>
    </w:p>
  </w:comment>
  <w:comment w:id="159" w:author="Gideon Segev" w:date="2026-09-18T13:49:00Z" w:initials="GS">
    <w:p w14:paraId="718049C2" w14:textId="77777777" w:rsidR="00404181" w:rsidRDefault="00404181" w:rsidP="00404181">
      <w:pPr>
        <w:pStyle w:val="CommentText"/>
      </w:pPr>
      <w:r>
        <w:rPr>
          <w:rStyle w:val="CommentReference"/>
        </w:rPr>
        <w:annotationRef/>
      </w:r>
      <w:r>
        <w:t>Also, using your fitted parameters and the math that you did, I bet that it would take you 5 minutes to calculate the SELE at the surface using the analytical model. It would be cool to add it here as well.</w:t>
      </w:r>
    </w:p>
  </w:comment>
  <w:comment w:id="163" w:author="Gideon Segev" w:date="2026-08-27T16:36:00Z" w:initials="GS">
    <w:p w14:paraId="74BFA0A8" w14:textId="77777777" w:rsidR="00113C02" w:rsidRDefault="00113C02" w:rsidP="00113C02">
      <w:pPr>
        <w:pStyle w:val="CommentText"/>
        <w:rPr>
          <w:rtl/>
          <w:lang w:bidi="he-IL"/>
        </w:rPr>
      </w:pPr>
      <w:r>
        <w:rPr>
          <w:rStyle w:val="CommentReference"/>
        </w:rPr>
        <w:annotationRef/>
      </w:r>
      <w:r>
        <w:t>I am missing the comparison to prior works advantages and disadvantages of your methods compared to what was done before.</w:t>
      </w:r>
    </w:p>
  </w:comment>
  <w:comment w:id="162" w:author="Gideon Segev" w:date="2026-08-28T11:00:00Z" w:initials="GS">
    <w:p w14:paraId="097B497B" w14:textId="77777777" w:rsidR="0009219B" w:rsidRDefault="0009219B" w:rsidP="0009219B">
      <w:pPr>
        <w:pStyle w:val="CommentText"/>
      </w:pPr>
      <w:r>
        <w:rPr>
          <w:rStyle w:val="CommentReference"/>
        </w:rPr>
        <w:annotationRef/>
      </w:r>
      <w:r>
        <w:t>This should be a subtitle under the discussion</w:t>
      </w:r>
    </w:p>
  </w:comment>
  <w:comment w:id="166" w:author="Gideon Segev" w:date="2026-09-18T14:03:00Z" w:initials="GS">
    <w:p w14:paraId="65847694" w14:textId="77777777" w:rsidR="00AA2EEE" w:rsidRDefault="00AA2EEE" w:rsidP="00AA2EEE">
      <w:pPr>
        <w:pStyle w:val="CommentText"/>
      </w:pPr>
      <w:r>
        <w:rPr>
          <w:rStyle w:val="CommentReference"/>
        </w:rPr>
        <w:annotationRef/>
      </w:r>
      <w:r>
        <w:t xml:space="preserve">Unclear, and I am not sure that I agree with this statement. </w:t>
      </w:r>
    </w:p>
  </w:comment>
  <w:comment w:id="169" w:author="Gideon Segev" w:date="2026-08-28T10:45:00Z" w:initials="GS">
    <w:p w14:paraId="1BD42FE6" w14:textId="77777777" w:rsidR="00864FC6" w:rsidRDefault="00864FC6" w:rsidP="00864FC6">
      <w:pPr>
        <w:pStyle w:val="CommentText"/>
      </w:pPr>
      <w:r>
        <w:rPr>
          <w:rStyle w:val="CommentReference"/>
        </w:rPr>
        <w:annotationRef/>
      </w:r>
      <w:r>
        <w:t xml:space="preserve">I am not sure that for a simple film this should be computed numerically. Instead, it is just a multiplication of harmonic functions and exponents. </w:t>
      </w:r>
    </w:p>
  </w:comment>
  <w:comment w:id="170" w:author="Gideon Segev" w:date="2026-08-27T16:29:00Z" w:initials="GS">
    <w:p w14:paraId="0073705A" w14:textId="77777777" w:rsidR="00113C02" w:rsidRDefault="00A01F60" w:rsidP="00113C02">
      <w:pPr>
        <w:pStyle w:val="CommentText"/>
      </w:pPr>
      <w:r>
        <w:rPr>
          <w:rStyle w:val="CommentReference"/>
        </w:rPr>
        <w:annotationRef/>
      </w:r>
      <w:r w:rsidR="00113C02">
        <w:t>You’ll need to account for recombination in the back surface. This means that equation 18 will have to be modified. For this reason, I wouldn’t write that the parameters are left unchanged.</w:t>
      </w:r>
    </w:p>
  </w:comment>
  <w:comment w:id="168" w:author="Gideon Segev" w:date="2026-09-18T14:05:00Z" w:initials="GS">
    <w:p w14:paraId="5E8993C0" w14:textId="77777777" w:rsidR="00AA2EEE" w:rsidRDefault="00AA2EEE" w:rsidP="00AA2EEE">
      <w:pPr>
        <w:pStyle w:val="CommentText"/>
      </w:pPr>
      <w:r>
        <w:rPr>
          <w:rStyle w:val="CommentReference"/>
        </w:rPr>
        <w:annotationRef/>
      </w:r>
      <w:r>
        <w:t>Is this a big deal? Will it be very difficult to redo the math using an optical generation function in the form of exp(-alpha*x)*sin(kx)?</w:t>
      </w:r>
    </w:p>
  </w:comment>
  <w:comment w:id="171" w:author="Gideon Segev" w:date="2026-08-27T16:29:00Z" w:initials="GS">
    <w:p w14:paraId="7A46AE09" w14:textId="59F03BC6" w:rsidR="00A01F60" w:rsidRDefault="00A01F60" w:rsidP="00A01F60">
      <w:pPr>
        <w:pStyle w:val="CommentText"/>
      </w:pPr>
      <w:r>
        <w:rPr>
          <w:rStyle w:val="CommentReference"/>
        </w:rPr>
        <w:annotationRef/>
      </w:r>
      <w:r>
        <w:t>Rephrase</w:t>
      </w:r>
    </w:p>
  </w:comment>
  <w:comment w:id="172" w:author="Gideon Segev" w:date="2026-09-18T14:06:00Z" w:initials="GS">
    <w:p w14:paraId="48843F56" w14:textId="77777777" w:rsidR="00AA2EEE" w:rsidRDefault="00AA2EEE" w:rsidP="00AA2EEE">
      <w:pPr>
        <w:pStyle w:val="CommentText"/>
      </w:pPr>
      <w:r>
        <w:rPr>
          <w:rStyle w:val="CommentReference"/>
        </w:rPr>
        <w:annotationRef/>
      </w:r>
      <w:r>
        <w:t>Unclear</w:t>
      </w:r>
    </w:p>
  </w:comment>
  <w:comment w:id="174" w:author="Gideon Segev" w:date="2026-08-28T10:51:00Z" w:initials="GS">
    <w:p w14:paraId="0B758D39" w14:textId="77777777" w:rsidR="00864FC6" w:rsidRDefault="00864FC6" w:rsidP="00864FC6">
      <w:pPr>
        <w:pStyle w:val="CommentText"/>
      </w:pPr>
      <w:r>
        <w:rPr>
          <w:rStyle w:val="CommentReference"/>
        </w:rPr>
        <w:annotationRef/>
      </w:r>
      <w:r>
        <w:t>I don’t understand this and it seems to contradict what you just wrote. You wrote above that in thin films you need to measure PL from both front and back surfaces (which is correct).   But here you say that they measure PL once….</w:t>
      </w:r>
    </w:p>
  </w:comment>
  <w:comment w:id="187" w:author="Gideon Segev" w:date="2026-09-18T14:09:00Z" w:initials="GS">
    <w:p w14:paraId="516CA8DE" w14:textId="77777777" w:rsidR="008E599A" w:rsidRDefault="008E599A" w:rsidP="008E599A">
      <w:pPr>
        <w:pStyle w:val="CommentText"/>
      </w:pPr>
      <w:r>
        <w:rPr>
          <w:rStyle w:val="CommentReference"/>
        </w:rPr>
        <w:annotationRef/>
      </w:r>
      <w:r>
        <w:t>This is very good. It should be in the introduction when discussing how our method is different form the other (here it is written much clearer than it is in the introduction)</w:t>
      </w:r>
    </w:p>
  </w:comment>
  <w:comment w:id="189" w:author="Gideon Segev" w:date="2026-08-27T16:35:00Z" w:initials="GS">
    <w:p w14:paraId="344C2F5B" w14:textId="77777777" w:rsidR="00113C02" w:rsidRDefault="00113C02" w:rsidP="00113C02">
      <w:pPr>
        <w:pStyle w:val="CommentText"/>
      </w:pPr>
      <w:r>
        <w:rPr>
          <w:rStyle w:val="CommentReference"/>
        </w:rPr>
        <w:annotationRef/>
      </w:r>
      <w:r>
        <w:t>I am here</w:t>
      </w:r>
    </w:p>
  </w:comment>
  <w:comment w:id="190" w:author="Gideon Segev" w:date="2026-09-18T14:13:00Z" w:initials="GS">
    <w:p w14:paraId="471FBBCF" w14:textId="77777777" w:rsidR="008E599A" w:rsidRDefault="008E599A" w:rsidP="008E599A">
      <w:pPr>
        <w:pStyle w:val="CommentText"/>
      </w:pPr>
      <w:r>
        <w:rPr>
          <w:rStyle w:val="CommentReference"/>
        </w:rPr>
        <w:annotationRef/>
      </w:r>
      <w:r>
        <w:t>A numerically computed profile will not allow you to produce an analytical model to which you can fit the data. Obliviously, you can still have a model, but the process will not be as efficient. Considering that absorption profiles have a complex exponential shape also in thin film, I think that this should be doable analytically as well (it will be much less elegant, but it is doable).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03999F" w15:done="0"/>
  <w15:commentEx w15:paraId="792A8186" w15:done="0"/>
  <w15:commentEx w15:paraId="21DD6EE1" w15:done="0"/>
  <w15:commentEx w15:paraId="4A7C770C" w15:done="0"/>
  <w15:commentEx w15:paraId="42652F85" w15:paraIdParent="4A7C770C" w15:done="0"/>
  <w15:commentEx w15:paraId="625BCFE9" w15:done="0"/>
  <w15:commentEx w15:paraId="6DB454C6" w15:done="0"/>
  <w15:commentEx w15:paraId="4CE96417" w15:done="0"/>
  <w15:commentEx w15:paraId="13211885" w15:done="0"/>
  <w15:commentEx w15:paraId="66F9DC91" w15:done="0"/>
  <w15:commentEx w15:paraId="6E168E18" w15:done="0"/>
  <w15:commentEx w15:paraId="4F7CB644" w15:done="0"/>
  <w15:commentEx w15:paraId="1128829C" w15:paraIdParent="4F7CB644" w15:done="0"/>
  <w15:commentEx w15:paraId="0A86F002" w15:done="0"/>
  <w15:commentEx w15:paraId="1F4F0706" w15:done="0"/>
  <w15:commentEx w15:paraId="00F0D3D8" w15:paraIdParent="1F4F0706" w15:done="0"/>
  <w15:commentEx w15:paraId="0CEACC50" w15:paraIdParent="1F4F0706" w15:done="0"/>
  <w15:commentEx w15:paraId="4CFC4C7A" w15:done="0"/>
  <w15:commentEx w15:paraId="66466CD8" w15:done="0"/>
  <w15:commentEx w15:paraId="5EAC2BC9" w15:done="0"/>
  <w15:commentEx w15:paraId="677F5000" w15:done="0"/>
  <w15:commentEx w15:paraId="5467A6F5" w15:done="0"/>
  <w15:commentEx w15:paraId="279FBBCB" w15:done="0"/>
  <w15:commentEx w15:paraId="5E195D8E" w15:done="0"/>
  <w15:commentEx w15:paraId="7A18929B" w15:done="0"/>
  <w15:commentEx w15:paraId="68C55C47" w15:done="0"/>
  <w15:commentEx w15:paraId="7A15C0D1" w15:done="1"/>
  <w15:commentEx w15:paraId="41787258" w15:done="0"/>
  <w15:commentEx w15:paraId="568C345D" w15:done="0"/>
  <w15:commentEx w15:paraId="03A3063A" w15:paraIdParent="568C345D" w15:done="0"/>
  <w15:commentEx w15:paraId="3FE34A63" w15:done="0"/>
  <w15:commentEx w15:paraId="2D4E34B0" w15:paraIdParent="3FE34A63" w15:done="0"/>
  <w15:commentEx w15:paraId="6100F858" w15:done="0"/>
  <w15:commentEx w15:paraId="792C1D97" w15:done="0"/>
  <w15:commentEx w15:paraId="1BDFE6E0" w15:done="0"/>
  <w15:commentEx w15:paraId="77A8ECB3" w15:done="0"/>
  <w15:commentEx w15:paraId="7AF0D871" w15:paraIdParent="77A8ECB3" w15:done="0"/>
  <w15:commentEx w15:paraId="268D7A40" w15:done="0"/>
  <w15:commentEx w15:paraId="1C97C065" w15:paraIdParent="268D7A40" w15:done="0"/>
  <w15:commentEx w15:paraId="5C5A6105" w15:done="0"/>
  <w15:commentEx w15:paraId="008FEC3C" w15:done="0"/>
  <w15:commentEx w15:paraId="6A432ECC" w15:paraIdParent="008FEC3C" w15:done="0"/>
  <w15:commentEx w15:paraId="45C1529B" w15:done="0"/>
  <w15:commentEx w15:paraId="19AD7E49" w15:done="0"/>
  <w15:commentEx w15:paraId="4994FE87" w15:done="0"/>
  <w15:commentEx w15:paraId="5E184BCC" w15:done="0"/>
  <w15:commentEx w15:paraId="26DD082D" w15:done="0"/>
  <w15:commentEx w15:paraId="5775723B" w15:done="0"/>
  <w15:commentEx w15:paraId="198AF55D" w15:done="0"/>
  <w15:commentEx w15:paraId="4673C6FE" w15:done="0"/>
  <w15:commentEx w15:paraId="3A84CED6" w15:done="0"/>
  <w15:commentEx w15:paraId="718049C2" w15:paraIdParent="3A84CED6" w15:done="0"/>
  <w15:commentEx w15:paraId="74BFA0A8" w15:done="0"/>
  <w15:commentEx w15:paraId="097B497B" w15:done="0"/>
  <w15:commentEx w15:paraId="65847694" w15:done="0"/>
  <w15:commentEx w15:paraId="1BD42FE6" w15:done="0"/>
  <w15:commentEx w15:paraId="0073705A" w15:done="0"/>
  <w15:commentEx w15:paraId="5E8993C0" w15:done="0"/>
  <w15:commentEx w15:paraId="7A46AE09" w15:done="0"/>
  <w15:commentEx w15:paraId="48843F56" w15:done="0"/>
  <w15:commentEx w15:paraId="0B758D39" w15:done="0"/>
  <w15:commentEx w15:paraId="516CA8DE" w15:done="0"/>
  <w15:commentEx w15:paraId="344C2F5B" w15:done="0"/>
  <w15:commentEx w15:paraId="471FBB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002244" w16cex:dateUtc="2026-09-16T00:24:00Z"/>
  <w16cex:commentExtensible w16cex:durableId="7CA93AA5" w16cex:dateUtc="2026-09-15T23:10:00Z"/>
  <w16cex:commentExtensible w16cex:durableId="1E5C4DFD" w16cex:dateUtc="2026-09-15T23:11:00Z"/>
  <w16cex:commentExtensible w16cex:durableId="2DF91207" w16cex:dateUtc="2026-08-28T18:08:00Z"/>
  <w16cex:commentExtensible w16cex:durableId="6F33D5CD" w16cex:dateUtc="2026-09-15T23:17:00Z"/>
  <w16cex:commentExtensible w16cex:durableId="150E5298" w16cex:dateUtc="2026-09-15T23:18:00Z"/>
  <w16cex:commentExtensible w16cex:durableId="49FA920E" w16cex:dateUtc="2026-09-15T23:43:00Z"/>
  <w16cex:commentExtensible w16cex:durableId="27D0626F" w16cex:dateUtc="2026-09-15T23:20:00Z"/>
  <w16cex:commentExtensible w16cex:durableId="01DF3086" w16cex:dateUtc="2026-09-15T23:21:00Z"/>
  <w16cex:commentExtensible w16cex:durableId="75518C02" w16cex:dateUtc="2026-09-15T23:22:00Z"/>
  <w16cex:commentExtensible w16cex:durableId="6AD7546A" w16cex:dateUtc="2026-09-15T23:24:00Z"/>
  <w16cex:commentExtensible w16cex:durableId="12C04434" w16cex:dateUtc="2026-08-28T18:18:00Z"/>
  <w16cex:commentExtensible w16cex:durableId="7D7E2985" w16cex:dateUtc="2026-09-15T23:52:00Z"/>
  <w16cex:commentExtensible w16cex:durableId="35C2071B" w16cex:dateUtc="2026-09-15T23:51:00Z"/>
  <w16cex:commentExtensible w16cex:durableId="68F04208" w16cex:dateUtc="2026-08-28T18:19:00Z"/>
  <w16cex:commentExtensible w16cex:durableId="00B07DC8" w16cex:dateUtc="2026-09-04T12:24:00Z"/>
  <w16cex:commentExtensible w16cex:durableId="4AEEF5B5" w16cex:dateUtc="2026-09-15T23:53:00Z"/>
  <w16cex:commentExtensible w16cex:durableId="1BAF5C3C" w16cex:dateUtc="2026-09-16T00:03:00Z"/>
  <w16cex:commentExtensible w16cex:durableId="0E909BAE" w16cex:dateUtc="2026-09-16T00:05:00Z"/>
  <w16cex:commentExtensible w16cex:durableId="7A00EBA2" w16cex:dateUtc="2026-09-16T00:11:00Z"/>
  <w16cex:commentExtensible w16cex:durableId="12DB9DF5" w16cex:dateUtc="2026-09-16T00:13:00Z"/>
  <w16cex:commentExtensible w16cex:durableId="28C5920C" w16cex:dateUtc="2026-09-16T00:14:00Z"/>
  <w16cex:commentExtensible w16cex:durableId="4E7C17CA" w16cex:dateUtc="2026-09-16T00:18:00Z"/>
  <w16cex:commentExtensible w16cex:durableId="6891C33D" w16cex:dateUtc="2026-08-28T19:55:00Z"/>
  <w16cex:commentExtensible w16cex:durableId="7356F89C" w16cex:dateUtc="2026-09-16T00:20:00Z"/>
  <w16cex:commentExtensible w16cex:durableId="78E048AE" w16cex:dateUtc="2026-09-16T00:27:00Z"/>
  <w16cex:commentExtensible w16cex:durableId="04A6DA29" w16cex:dateUtc="2026-08-21T23:05:00Z"/>
  <w16cex:commentExtensible w16cex:durableId="5E530535" w16cex:dateUtc="2026-09-16T00:31:00Z"/>
  <w16cex:commentExtensible w16cex:durableId="566B68FF" w16cex:dateUtc="2026-08-26T18:30:00Z"/>
  <w16cex:commentExtensible w16cex:durableId="220D0C03" w16cex:dateUtc="2026-09-04T08:12:00Z"/>
  <w16cex:commentExtensible w16cex:durableId="168C20AF" w16cex:dateUtc="2026-08-26T18:32:00Z"/>
  <w16cex:commentExtensible w16cex:durableId="41E06C17" w16cex:dateUtc="2026-09-04T08:12:00Z"/>
  <w16cex:commentExtensible w16cex:durableId="26C58A1F" w16cex:dateUtc="2026-09-16T00:34:00Z"/>
  <w16cex:commentExtensible w16cex:durableId="0FF85C78" w16cex:dateUtc="2026-08-26T19:56:00Z"/>
  <w16cex:commentExtensible w16cex:durableId="0CA08441" w16cex:dateUtc="2026-09-04T12:30:00Z"/>
  <w16cex:commentExtensible w16cex:durableId="2328AC36" w16cex:dateUtc="2026-08-27T16:01:00Z"/>
  <w16cex:commentExtensible w16cex:durableId="37D864A4" w16cex:dateUtc="2026-09-16T00:40:00Z"/>
  <w16cex:commentExtensible w16cex:durableId="21D28CBC" w16cex:dateUtc="2026-08-26T22:25:00Z"/>
  <w16cex:commentExtensible w16cex:durableId="5754EBD4" w16cex:dateUtc="2026-09-04T08:28:00Z"/>
  <w16cex:commentExtensible w16cex:durableId="7F968A9A" w16cex:dateUtc="2026-08-26T22:21:00Z"/>
  <w16cex:commentExtensible w16cex:durableId="493B3E61" w16cex:dateUtc="2026-08-27T16:02:00Z"/>
  <w16cex:commentExtensible w16cex:durableId="38EF4BC0" w16cex:dateUtc="2026-09-16T00:42:00Z"/>
  <w16cex:commentExtensible w16cex:durableId="6687C3CB" w16cex:dateUtc="2026-09-16T00:43:00Z"/>
  <w16cex:commentExtensible w16cex:durableId="62009EDB" w16cex:dateUtc="2026-09-18T19:57:00Z"/>
  <w16cex:commentExtensible w16cex:durableId="0266354A" w16cex:dateUtc="2026-09-18T20:04:00Z"/>
  <w16cex:commentExtensible w16cex:durableId="3673C205" w16cex:dateUtc="2026-09-18T20:17:00Z"/>
  <w16cex:commentExtensible w16cex:durableId="658F0375" w16cex:dateUtc="2026-09-18T20:12:00Z"/>
  <w16cex:commentExtensible w16cex:durableId="06FCE48C" w16cex:dateUtc="2026-09-18T20:18:00Z"/>
  <w16cex:commentExtensible w16cex:durableId="04AA3C7E" w16cex:dateUtc="2026-09-18T20:21:00Z"/>
  <w16cex:commentExtensible w16cex:durableId="0097D92B" w16cex:dateUtc="2026-08-27T23:08:00Z"/>
  <w16cex:commentExtensible w16cex:durableId="03C6CBC9" w16cex:dateUtc="2026-09-18T20:48:00Z"/>
  <w16cex:commentExtensible w16cex:durableId="3CFEB7FA" w16cex:dateUtc="2026-09-18T20:49:00Z"/>
  <w16cex:commentExtensible w16cex:durableId="67603DC9" w16cex:dateUtc="2026-08-27T23:36:00Z"/>
  <w16cex:commentExtensible w16cex:durableId="5E639095" w16cex:dateUtc="2026-08-28T18:00:00Z"/>
  <w16cex:commentExtensible w16cex:durableId="278C978C" w16cex:dateUtc="2026-09-18T21:03:00Z"/>
  <w16cex:commentExtensible w16cex:durableId="75CB78C3" w16cex:dateUtc="2026-08-28T17:45:00Z"/>
  <w16cex:commentExtensible w16cex:durableId="615D1C57" w16cex:dateUtc="2026-08-27T23:29:00Z"/>
  <w16cex:commentExtensible w16cex:durableId="043ECD8F" w16cex:dateUtc="2026-09-18T21:05:00Z"/>
  <w16cex:commentExtensible w16cex:durableId="19C77F50" w16cex:dateUtc="2026-08-27T23:29:00Z"/>
  <w16cex:commentExtensible w16cex:durableId="4F26AFC1" w16cex:dateUtc="2026-09-18T21:06:00Z"/>
  <w16cex:commentExtensible w16cex:durableId="400C750D" w16cex:dateUtc="2026-08-28T17:51:00Z"/>
  <w16cex:commentExtensible w16cex:durableId="2928A8D8" w16cex:dateUtc="2026-09-18T21:09:00Z"/>
  <w16cex:commentExtensible w16cex:durableId="6E511A30" w16cex:dateUtc="2026-08-27T23:35:00Z"/>
  <w16cex:commentExtensible w16cex:durableId="4945E003" w16cex:dateUtc="2026-09-18T21: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03999F" w16cid:durableId="26002244"/>
  <w16cid:commentId w16cid:paraId="792A8186" w16cid:durableId="7CA93AA5"/>
  <w16cid:commentId w16cid:paraId="21DD6EE1" w16cid:durableId="1E5C4DFD"/>
  <w16cid:commentId w16cid:paraId="4A7C770C" w16cid:durableId="2DF91207"/>
  <w16cid:commentId w16cid:paraId="42652F85" w16cid:durableId="6F33D5CD"/>
  <w16cid:commentId w16cid:paraId="625BCFE9" w16cid:durableId="150E5298"/>
  <w16cid:commentId w16cid:paraId="6DB454C6" w16cid:durableId="49FA920E"/>
  <w16cid:commentId w16cid:paraId="4CE96417" w16cid:durableId="27D0626F"/>
  <w16cid:commentId w16cid:paraId="13211885" w16cid:durableId="01DF3086"/>
  <w16cid:commentId w16cid:paraId="66F9DC91" w16cid:durableId="75518C02"/>
  <w16cid:commentId w16cid:paraId="6E168E18" w16cid:durableId="6AD7546A"/>
  <w16cid:commentId w16cid:paraId="4F7CB644" w16cid:durableId="12C04434"/>
  <w16cid:commentId w16cid:paraId="1128829C" w16cid:durableId="7D7E2985"/>
  <w16cid:commentId w16cid:paraId="0A86F002" w16cid:durableId="35C2071B"/>
  <w16cid:commentId w16cid:paraId="1F4F0706" w16cid:durableId="68F04208"/>
  <w16cid:commentId w16cid:paraId="00F0D3D8" w16cid:durableId="00B07DC8"/>
  <w16cid:commentId w16cid:paraId="0CEACC50" w16cid:durableId="4AEEF5B5"/>
  <w16cid:commentId w16cid:paraId="4CFC4C7A" w16cid:durableId="1BAF5C3C"/>
  <w16cid:commentId w16cid:paraId="66466CD8" w16cid:durableId="0E909BAE"/>
  <w16cid:commentId w16cid:paraId="5EAC2BC9" w16cid:durableId="7A00EBA2"/>
  <w16cid:commentId w16cid:paraId="677F5000" w16cid:durableId="12DB9DF5"/>
  <w16cid:commentId w16cid:paraId="5467A6F5" w16cid:durableId="28C5920C"/>
  <w16cid:commentId w16cid:paraId="279FBBCB" w16cid:durableId="4E7C17CA"/>
  <w16cid:commentId w16cid:paraId="5E195D8E" w16cid:durableId="6891C33D"/>
  <w16cid:commentId w16cid:paraId="7A18929B" w16cid:durableId="7356F89C"/>
  <w16cid:commentId w16cid:paraId="68C55C47" w16cid:durableId="78E048AE"/>
  <w16cid:commentId w16cid:paraId="7A15C0D1" w16cid:durableId="04A6DA29"/>
  <w16cid:commentId w16cid:paraId="41787258" w16cid:durableId="5E530535"/>
  <w16cid:commentId w16cid:paraId="568C345D" w16cid:durableId="566B68FF"/>
  <w16cid:commentId w16cid:paraId="03A3063A" w16cid:durableId="220D0C03"/>
  <w16cid:commentId w16cid:paraId="3FE34A63" w16cid:durableId="168C20AF"/>
  <w16cid:commentId w16cid:paraId="2D4E34B0" w16cid:durableId="41E06C17"/>
  <w16cid:commentId w16cid:paraId="6100F858" w16cid:durableId="26C58A1F"/>
  <w16cid:commentId w16cid:paraId="792C1D97" w16cid:durableId="0FF85C78"/>
  <w16cid:commentId w16cid:paraId="1BDFE6E0" w16cid:durableId="0CA08441"/>
  <w16cid:commentId w16cid:paraId="77A8ECB3" w16cid:durableId="2328AC36"/>
  <w16cid:commentId w16cid:paraId="7AF0D871" w16cid:durableId="37D864A4"/>
  <w16cid:commentId w16cid:paraId="268D7A40" w16cid:durableId="21D28CBC"/>
  <w16cid:commentId w16cid:paraId="1C97C065" w16cid:durableId="5754EBD4"/>
  <w16cid:commentId w16cid:paraId="5C5A6105" w16cid:durableId="7F968A9A"/>
  <w16cid:commentId w16cid:paraId="008FEC3C" w16cid:durableId="493B3E61"/>
  <w16cid:commentId w16cid:paraId="6A432ECC" w16cid:durableId="38EF4BC0"/>
  <w16cid:commentId w16cid:paraId="45C1529B" w16cid:durableId="6687C3CB"/>
  <w16cid:commentId w16cid:paraId="19AD7E49" w16cid:durableId="62009EDB"/>
  <w16cid:commentId w16cid:paraId="4994FE87" w16cid:durableId="0266354A"/>
  <w16cid:commentId w16cid:paraId="5E184BCC" w16cid:durableId="3673C205"/>
  <w16cid:commentId w16cid:paraId="26DD082D" w16cid:durableId="658F0375"/>
  <w16cid:commentId w16cid:paraId="5775723B" w16cid:durableId="06FCE48C"/>
  <w16cid:commentId w16cid:paraId="198AF55D" w16cid:durableId="04AA3C7E"/>
  <w16cid:commentId w16cid:paraId="4673C6FE" w16cid:durableId="0097D92B"/>
  <w16cid:commentId w16cid:paraId="3A84CED6" w16cid:durableId="03C6CBC9"/>
  <w16cid:commentId w16cid:paraId="718049C2" w16cid:durableId="3CFEB7FA"/>
  <w16cid:commentId w16cid:paraId="74BFA0A8" w16cid:durableId="67603DC9"/>
  <w16cid:commentId w16cid:paraId="097B497B" w16cid:durableId="5E639095"/>
  <w16cid:commentId w16cid:paraId="65847694" w16cid:durableId="278C978C"/>
  <w16cid:commentId w16cid:paraId="1BD42FE6" w16cid:durableId="75CB78C3"/>
  <w16cid:commentId w16cid:paraId="0073705A" w16cid:durableId="615D1C57"/>
  <w16cid:commentId w16cid:paraId="5E8993C0" w16cid:durableId="043ECD8F"/>
  <w16cid:commentId w16cid:paraId="7A46AE09" w16cid:durableId="19C77F50"/>
  <w16cid:commentId w16cid:paraId="48843F56" w16cid:durableId="4F26AFC1"/>
  <w16cid:commentId w16cid:paraId="0B758D39" w16cid:durableId="400C750D"/>
  <w16cid:commentId w16cid:paraId="516CA8DE" w16cid:durableId="2928A8D8"/>
  <w16cid:commentId w16cid:paraId="344C2F5B" w16cid:durableId="6E511A30"/>
  <w16cid:commentId w16cid:paraId="471FBBCF" w16cid:durableId="4945E0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04126" w14:textId="77777777" w:rsidR="00983FC0" w:rsidRDefault="00983FC0" w:rsidP="00C868A2">
      <w:pPr>
        <w:spacing w:after="0" w:line="240" w:lineRule="auto"/>
      </w:pPr>
      <w:r>
        <w:separator/>
      </w:r>
    </w:p>
  </w:endnote>
  <w:endnote w:type="continuationSeparator" w:id="0">
    <w:p w14:paraId="4A359D8E" w14:textId="77777777" w:rsidR="00983FC0" w:rsidRDefault="00983FC0" w:rsidP="00C8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6651366"/>
      <w:docPartObj>
        <w:docPartGallery w:val="Page Numbers (Bottom of Page)"/>
        <w:docPartUnique/>
      </w:docPartObj>
    </w:sdtPr>
    <w:sdtContent>
      <w:p w14:paraId="7D41C7A9" w14:textId="08E3F17D" w:rsidR="007024E3" w:rsidRDefault="007024E3" w:rsidP="00CA6CE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CDEDFF0" w14:textId="77777777" w:rsidR="007024E3" w:rsidRDefault="007024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43025280"/>
      <w:docPartObj>
        <w:docPartGallery w:val="Page Numbers (Bottom of Page)"/>
        <w:docPartUnique/>
      </w:docPartObj>
    </w:sdtPr>
    <w:sdtContent>
      <w:p w14:paraId="025C14DC" w14:textId="31797267" w:rsidR="007024E3" w:rsidRDefault="007024E3" w:rsidP="00CA6CE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23</w:t>
        </w:r>
        <w:r>
          <w:rPr>
            <w:rStyle w:val="PageNumber"/>
          </w:rPr>
          <w:fldChar w:fldCharType="end"/>
        </w:r>
      </w:p>
    </w:sdtContent>
  </w:sdt>
  <w:p w14:paraId="71E892FE" w14:textId="77777777" w:rsidR="007024E3" w:rsidRDefault="007024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A5AB" w14:textId="77777777" w:rsidR="00983FC0" w:rsidRDefault="00983FC0" w:rsidP="00C868A2">
      <w:pPr>
        <w:spacing w:after="0" w:line="240" w:lineRule="auto"/>
      </w:pPr>
      <w:r>
        <w:separator/>
      </w:r>
    </w:p>
  </w:footnote>
  <w:footnote w:type="continuationSeparator" w:id="0">
    <w:p w14:paraId="24985EBC" w14:textId="77777777" w:rsidR="00983FC0" w:rsidRDefault="00983FC0" w:rsidP="00C8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8EF4C" w14:textId="5C7D798B" w:rsidR="00AF2B84" w:rsidRDefault="00C868A2" w:rsidP="00AF2B84">
    <w:pPr>
      <w:pStyle w:val="Header"/>
      <w:jc w:val="right"/>
    </w:pPr>
    <w:r>
      <w:t>Rev#</w:t>
    </w:r>
    <w:r w:rsidR="00AB2D69">
      <w:t>4</w:t>
    </w:r>
    <w:r w:rsidR="00AF2B84">
      <w:t xml:space="preserve"> </w:t>
    </w:r>
    <w:r w:rsidR="00AB2D69">
      <w:t>06</w:t>
    </w:r>
    <w:r w:rsidR="00AF2B84">
      <w:t>.</w:t>
    </w:r>
    <w:r w:rsidR="00AB2D69">
      <w:t>09</w:t>
    </w:r>
    <w:r w:rsidR="00AF2B84">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B2C3D4"/>
    <w:multiLevelType w:val="singleLevel"/>
    <w:tmpl w:val="A1B2C3D4"/>
    <w:lvl w:ilvl="0">
      <w:start w:val="1"/>
      <w:numFmt w:val="decimal"/>
      <w:lvlText w:val="[%1]"/>
      <w:lvlJc w:val="left"/>
      <w:pPr>
        <w:ind w:left="360" w:hanging="360"/>
      </w:pPr>
      <w:rPr>
        <w:sz w:val="24"/>
        <w:szCs w:val="24"/>
      </w:rPr>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A41219"/>
    <w:multiLevelType w:val="hybridMultilevel"/>
    <w:tmpl w:val="43A45FE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0B311331"/>
    <w:multiLevelType w:val="multilevel"/>
    <w:tmpl w:val="AF3617EE"/>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0E807DF5"/>
    <w:multiLevelType w:val="hybridMultilevel"/>
    <w:tmpl w:val="39FE414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0FA90636"/>
    <w:multiLevelType w:val="multilevel"/>
    <w:tmpl w:val="6C601D50"/>
    <w:styleLink w:val="CurrentList2"/>
    <w:lvl w:ilvl="0">
      <w:start w:val="1"/>
      <w:numFmt w:val="decimal"/>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AF43B03"/>
    <w:multiLevelType w:val="hybridMultilevel"/>
    <w:tmpl w:val="C0CABC7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1E8D4C20"/>
    <w:multiLevelType w:val="hybridMultilevel"/>
    <w:tmpl w:val="DB88822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2FC72454"/>
    <w:multiLevelType w:val="hybridMultilevel"/>
    <w:tmpl w:val="D7800434"/>
    <w:lvl w:ilvl="0" w:tplc="95BCCF94">
      <w:start w:val="1"/>
      <w:numFmt w:val="decimal"/>
      <w:lvlText w:val="%1."/>
      <w:lvlJc w:val="left"/>
      <w:pPr>
        <w:ind w:left="720" w:hanging="360"/>
      </w:pPr>
      <w:rPr>
        <w:rFonts w:eastAsiaTheme="minorHAnsi"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41906B2B"/>
    <w:multiLevelType w:val="hybridMultilevel"/>
    <w:tmpl w:val="6C9C13C2"/>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5479799F"/>
    <w:multiLevelType w:val="hybridMultilevel"/>
    <w:tmpl w:val="D3143B4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55BC61D0"/>
    <w:multiLevelType w:val="multilevel"/>
    <w:tmpl w:val="EF007F1E"/>
    <w:styleLink w:val="CurrentList3"/>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E0952F5"/>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1" w15:restartNumberingAfterBreak="0">
    <w:nsid w:val="69D30D91"/>
    <w:multiLevelType w:val="hybridMultilevel"/>
    <w:tmpl w:val="52B20E86"/>
    <w:lvl w:ilvl="0" w:tplc="87925A96">
      <w:start w:val="1"/>
      <w:numFmt w:val="decimal"/>
      <w:lvlText w:val="%1."/>
      <w:lvlJc w:val="left"/>
      <w:pPr>
        <w:ind w:left="1020" w:hanging="360"/>
      </w:pPr>
    </w:lvl>
    <w:lvl w:ilvl="1" w:tplc="C480F620">
      <w:start w:val="1"/>
      <w:numFmt w:val="decimal"/>
      <w:lvlText w:val="%2."/>
      <w:lvlJc w:val="left"/>
      <w:pPr>
        <w:ind w:left="1020" w:hanging="360"/>
      </w:pPr>
    </w:lvl>
    <w:lvl w:ilvl="2" w:tplc="D95E6356">
      <w:start w:val="1"/>
      <w:numFmt w:val="decimal"/>
      <w:lvlText w:val="%3."/>
      <w:lvlJc w:val="left"/>
      <w:pPr>
        <w:ind w:left="1020" w:hanging="360"/>
      </w:pPr>
    </w:lvl>
    <w:lvl w:ilvl="3" w:tplc="7A2AFCA6">
      <w:start w:val="1"/>
      <w:numFmt w:val="decimal"/>
      <w:lvlText w:val="%4."/>
      <w:lvlJc w:val="left"/>
      <w:pPr>
        <w:ind w:left="1020" w:hanging="360"/>
      </w:pPr>
    </w:lvl>
    <w:lvl w:ilvl="4" w:tplc="F50EC2BE">
      <w:start w:val="1"/>
      <w:numFmt w:val="decimal"/>
      <w:lvlText w:val="%5."/>
      <w:lvlJc w:val="left"/>
      <w:pPr>
        <w:ind w:left="1020" w:hanging="360"/>
      </w:pPr>
    </w:lvl>
    <w:lvl w:ilvl="5" w:tplc="9ACABD06">
      <w:start w:val="1"/>
      <w:numFmt w:val="decimal"/>
      <w:lvlText w:val="%6."/>
      <w:lvlJc w:val="left"/>
      <w:pPr>
        <w:ind w:left="1020" w:hanging="360"/>
      </w:pPr>
    </w:lvl>
    <w:lvl w:ilvl="6" w:tplc="1730FEE8">
      <w:start w:val="1"/>
      <w:numFmt w:val="decimal"/>
      <w:lvlText w:val="%7."/>
      <w:lvlJc w:val="left"/>
      <w:pPr>
        <w:ind w:left="1020" w:hanging="360"/>
      </w:pPr>
    </w:lvl>
    <w:lvl w:ilvl="7" w:tplc="AD4E342E">
      <w:start w:val="1"/>
      <w:numFmt w:val="decimal"/>
      <w:lvlText w:val="%8."/>
      <w:lvlJc w:val="left"/>
      <w:pPr>
        <w:ind w:left="1020" w:hanging="360"/>
      </w:pPr>
    </w:lvl>
    <w:lvl w:ilvl="8" w:tplc="1E483B2C">
      <w:start w:val="1"/>
      <w:numFmt w:val="decimal"/>
      <w:lvlText w:val="%9."/>
      <w:lvlJc w:val="left"/>
      <w:pPr>
        <w:ind w:left="1020" w:hanging="360"/>
      </w:pPr>
    </w:lvl>
  </w:abstractNum>
  <w:abstractNum w:abstractNumId="22" w15:restartNumberingAfterBreak="0">
    <w:nsid w:val="6A161DA1"/>
    <w:multiLevelType w:val="multilevel"/>
    <w:tmpl w:val="0409001F"/>
    <w:styleLink w:val="CurrentList1"/>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3" w15:restartNumberingAfterBreak="0">
    <w:nsid w:val="6A1D1AC8"/>
    <w:multiLevelType w:val="hybridMultilevel"/>
    <w:tmpl w:val="15D25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3D393F"/>
    <w:multiLevelType w:val="multilevel"/>
    <w:tmpl w:val="C5864B64"/>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410346158">
    <w:abstractNumId w:val="9"/>
  </w:num>
  <w:num w:numId="2" w16cid:durableId="865679675">
    <w:abstractNumId w:val="7"/>
  </w:num>
  <w:num w:numId="3" w16cid:durableId="1006177120">
    <w:abstractNumId w:val="6"/>
  </w:num>
  <w:num w:numId="4" w16cid:durableId="1407845898">
    <w:abstractNumId w:val="5"/>
  </w:num>
  <w:num w:numId="5" w16cid:durableId="683701720">
    <w:abstractNumId w:val="8"/>
  </w:num>
  <w:num w:numId="6" w16cid:durableId="333655184">
    <w:abstractNumId w:val="4"/>
  </w:num>
  <w:num w:numId="7" w16cid:durableId="505022994">
    <w:abstractNumId w:val="3"/>
  </w:num>
  <w:num w:numId="8" w16cid:durableId="1778332570">
    <w:abstractNumId w:val="2"/>
  </w:num>
  <w:num w:numId="9" w16cid:durableId="753205867">
    <w:abstractNumId w:val="1"/>
  </w:num>
  <w:num w:numId="10" w16cid:durableId="1006979855">
    <w:abstractNumId w:val="21"/>
  </w:num>
  <w:num w:numId="11" w16cid:durableId="1234567890">
    <w:abstractNumId w:val="0"/>
  </w:num>
  <w:num w:numId="12" w16cid:durableId="1291980100">
    <w:abstractNumId w:val="12"/>
  </w:num>
  <w:num w:numId="13" w16cid:durableId="1496455638">
    <w:abstractNumId w:val="15"/>
  </w:num>
  <w:num w:numId="14" w16cid:durableId="2027058296">
    <w:abstractNumId w:val="14"/>
  </w:num>
  <w:num w:numId="15" w16cid:durableId="1383096187">
    <w:abstractNumId w:val="16"/>
  </w:num>
  <w:num w:numId="16" w16cid:durableId="447091194">
    <w:abstractNumId w:val="18"/>
  </w:num>
  <w:num w:numId="17" w16cid:durableId="124859005">
    <w:abstractNumId w:val="10"/>
  </w:num>
  <w:num w:numId="18" w16cid:durableId="1498423555">
    <w:abstractNumId w:val="17"/>
  </w:num>
  <w:num w:numId="19" w16cid:durableId="1132678505">
    <w:abstractNumId w:val="23"/>
  </w:num>
  <w:num w:numId="20" w16cid:durableId="1955474197">
    <w:abstractNumId w:val="11"/>
  </w:num>
  <w:num w:numId="21" w16cid:durableId="969164062">
    <w:abstractNumId w:val="20"/>
  </w:num>
  <w:num w:numId="22" w16cid:durableId="1570073954">
    <w:abstractNumId w:val="22"/>
  </w:num>
  <w:num w:numId="23" w16cid:durableId="1863089770">
    <w:abstractNumId w:val="13"/>
  </w:num>
  <w:num w:numId="24" w16cid:durableId="728383793">
    <w:abstractNumId w:val="19"/>
  </w:num>
  <w:num w:numId="25" w16cid:durableId="1568418201">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deon Segev">
    <w15:presenceInfo w15:providerId="AD" w15:userId="S::gideons1@tauex.tau.ac.il::a495d35b-5860-4cd1-8543-06cc003b9e3e"/>
  </w15:person>
  <w15:person w15:author="Zohara Ben Meir">
    <w15:presenceInfo w15:providerId="AD" w15:userId="S::zoharab@mail.tau.ac.il::2899930d-433a-4735-a22a-e2dbea06ff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40C"/>
    <w:rsid w:val="00006DFD"/>
    <w:rsid w:val="00030BED"/>
    <w:rsid w:val="00033F7D"/>
    <w:rsid w:val="00034115"/>
    <w:rsid w:val="00034616"/>
    <w:rsid w:val="00035F42"/>
    <w:rsid w:val="00047724"/>
    <w:rsid w:val="000527BB"/>
    <w:rsid w:val="00053DAA"/>
    <w:rsid w:val="0006063C"/>
    <w:rsid w:val="00063BB4"/>
    <w:rsid w:val="00065877"/>
    <w:rsid w:val="00070B49"/>
    <w:rsid w:val="0008595E"/>
    <w:rsid w:val="00087D7C"/>
    <w:rsid w:val="0009219B"/>
    <w:rsid w:val="00095DC6"/>
    <w:rsid w:val="00096524"/>
    <w:rsid w:val="000971EA"/>
    <w:rsid w:val="000A07C1"/>
    <w:rsid w:val="000A388D"/>
    <w:rsid w:val="000B4BC2"/>
    <w:rsid w:val="000C0D89"/>
    <w:rsid w:val="000C5CDD"/>
    <w:rsid w:val="000D1306"/>
    <w:rsid w:val="000D2BA7"/>
    <w:rsid w:val="000D7B3A"/>
    <w:rsid w:val="000F09A9"/>
    <w:rsid w:val="000F1916"/>
    <w:rsid w:val="000F4DB0"/>
    <w:rsid w:val="00113C02"/>
    <w:rsid w:val="00116F30"/>
    <w:rsid w:val="00123A3D"/>
    <w:rsid w:val="00131672"/>
    <w:rsid w:val="00132472"/>
    <w:rsid w:val="00141D97"/>
    <w:rsid w:val="0015074B"/>
    <w:rsid w:val="00164150"/>
    <w:rsid w:val="00167BB6"/>
    <w:rsid w:val="00171989"/>
    <w:rsid w:val="0018140D"/>
    <w:rsid w:val="001854FC"/>
    <w:rsid w:val="001A198F"/>
    <w:rsid w:val="001B671D"/>
    <w:rsid w:val="001B78E5"/>
    <w:rsid w:val="001C0BA7"/>
    <w:rsid w:val="001C7AE9"/>
    <w:rsid w:val="001D312B"/>
    <w:rsid w:val="001E43CA"/>
    <w:rsid w:val="00221C2F"/>
    <w:rsid w:val="002241C0"/>
    <w:rsid w:val="002331AE"/>
    <w:rsid w:val="0024751A"/>
    <w:rsid w:val="002625E3"/>
    <w:rsid w:val="00266658"/>
    <w:rsid w:val="0029639D"/>
    <w:rsid w:val="002A0B80"/>
    <w:rsid w:val="002B20AB"/>
    <w:rsid w:val="002B7B96"/>
    <w:rsid w:val="002C34C9"/>
    <w:rsid w:val="002C4B14"/>
    <w:rsid w:val="002F3F18"/>
    <w:rsid w:val="00301AB8"/>
    <w:rsid w:val="00326F90"/>
    <w:rsid w:val="00341862"/>
    <w:rsid w:val="003528F0"/>
    <w:rsid w:val="00353F93"/>
    <w:rsid w:val="003540CD"/>
    <w:rsid w:val="00390905"/>
    <w:rsid w:val="003A34A3"/>
    <w:rsid w:val="003A3B0E"/>
    <w:rsid w:val="003B34A9"/>
    <w:rsid w:val="003B5E41"/>
    <w:rsid w:val="003C2E42"/>
    <w:rsid w:val="003C63FE"/>
    <w:rsid w:val="003D3622"/>
    <w:rsid w:val="003D3F29"/>
    <w:rsid w:val="003F4BDA"/>
    <w:rsid w:val="00404181"/>
    <w:rsid w:val="004104D3"/>
    <w:rsid w:val="00410790"/>
    <w:rsid w:val="00410FF7"/>
    <w:rsid w:val="00427068"/>
    <w:rsid w:val="00432B6C"/>
    <w:rsid w:val="0043709A"/>
    <w:rsid w:val="00441809"/>
    <w:rsid w:val="00442DB3"/>
    <w:rsid w:val="00452388"/>
    <w:rsid w:val="00455F5D"/>
    <w:rsid w:val="00465F34"/>
    <w:rsid w:val="00473B7E"/>
    <w:rsid w:val="004747BC"/>
    <w:rsid w:val="00475A77"/>
    <w:rsid w:val="004A6C14"/>
    <w:rsid w:val="004B05DB"/>
    <w:rsid w:val="004B0B6F"/>
    <w:rsid w:val="004B12E0"/>
    <w:rsid w:val="004C1D01"/>
    <w:rsid w:val="004E0EFB"/>
    <w:rsid w:val="004E27E8"/>
    <w:rsid w:val="004E4F71"/>
    <w:rsid w:val="004F6191"/>
    <w:rsid w:val="005074BB"/>
    <w:rsid w:val="00514464"/>
    <w:rsid w:val="00536F76"/>
    <w:rsid w:val="00541B48"/>
    <w:rsid w:val="00554664"/>
    <w:rsid w:val="005575D8"/>
    <w:rsid w:val="00574539"/>
    <w:rsid w:val="00594B97"/>
    <w:rsid w:val="00596728"/>
    <w:rsid w:val="0059731C"/>
    <w:rsid w:val="005B3FA7"/>
    <w:rsid w:val="005D1032"/>
    <w:rsid w:val="005D74E9"/>
    <w:rsid w:val="005E0E05"/>
    <w:rsid w:val="005E1FEE"/>
    <w:rsid w:val="00602243"/>
    <w:rsid w:val="006245A2"/>
    <w:rsid w:val="0064221D"/>
    <w:rsid w:val="006440CF"/>
    <w:rsid w:val="0064660C"/>
    <w:rsid w:val="00647E00"/>
    <w:rsid w:val="0067307C"/>
    <w:rsid w:val="00682121"/>
    <w:rsid w:val="00685898"/>
    <w:rsid w:val="006943D5"/>
    <w:rsid w:val="006945F2"/>
    <w:rsid w:val="006C0BA7"/>
    <w:rsid w:val="006D2E49"/>
    <w:rsid w:val="006D624A"/>
    <w:rsid w:val="006E19AA"/>
    <w:rsid w:val="006E438B"/>
    <w:rsid w:val="006F404F"/>
    <w:rsid w:val="007024E3"/>
    <w:rsid w:val="00705E29"/>
    <w:rsid w:val="00714D31"/>
    <w:rsid w:val="00716295"/>
    <w:rsid w:val="007409C1"/>
    <w:rsid w:val="00746D71"/>
    <w:rsid w:val="00765AAA"/>
    <w:rsid w:val="00766567"/>
    <w:rsid w:val="0077197E"/>
    <w:rsid w:val="00773BF8"/>
    <w:rsid w:val="0077442C"/>
    <w:rsid w:val="0078361F"/>
    <w:rsid w:val="007A1D09"/>
    <w:rsid w:val="007A5DF3"/>
    <w:rsid w:val="007B18EB"/>
    <w:rsid w:val="007B65C0"/>
    <w:rsid w:val="007B6A0E"/>
    <w:rsid w:val="007C2CD6"/>
    <w:rsid w:val="007C5FC4"/>
    <w:rsid w:val="007C7F05"/>
    <w:rsid w:val="007D320B"/>
    <w:rsid w:val="007F20E5"/>
    <w:rsid w:val="007F5431"/>
    <w:rsid w:val="00803481"/>
    <w:rsid w:val="00817F43"/>
    <w:rsid w:val="00822408"/>
    <w:rsid w:val="00836AF4"/>
    <w:rsid w:val="008420D0"/>
    <w:rsid w:val="00843F2D"/>
    <w:rsid w:val="00844BDD"/>
    <w:rsid w:val="00847E37"/>
    <w:rsid w:val="00857A61"/>
    <w:rsid w:val="00864FC6"/>
    <w:rsid w:val="008715A8"/>
    <w:rsid w:val="00873430"/>
    <w:rsid w:val="008810F9"/>
    <w:rsid w:val="00881702"/>
    <w:rsid w:val="00895E1B"/>
    <w:rsid w:val="008B3744"/>
    <w:rsid w:val="008B4973"/>
    <w:rsid w:val="008B6639"/>
    <w:rsid w:val="008B7C0C"/>
    <w:rsid w:val="008D1DB7"/>
    <w:rsid w:val="008D50E7"/>
    <w:rsid w:val="008D68AB"/>
    <w:rsid w:val="008E599A"/>
    <w:rsid w:val="008F1131"/>
    <w:rsid w:val="008F6E2E"/>
    <w:rsid w:val="00901B97"/>
    <w:rsid w:val="00903D7C"/>
    <w:rsid w:val="00924416"/>
    <w:rsid w:val="00925DE8"/>
    <w:rsid w:val="00925E44"/>
    <w:rsid w:val="00936BBE"/>
    <w:rsid w:val="00944CF1"/>
    <w:rsid w:val="00945D19"/>
    <w:rsid w:val="00965C8F"/>
    <w:rsid w:val="00977223"/>
    <w:rsid w:val="00981B40"/>
    <w:rsid w:val="00983FC0"/>
    <w:rsid w:val="009857E7"/>
    <w:rsid w:val="009874AC"/>
    <w:rsid w:val="0099696D"/>
    <w:rsid w:val="009B02DC"/>
    <w:rsid w:val="009B1515"/>
    <w:rsid w:val="009B42A5"/>
    <w:rsid w:val="009C027F"/>
    <w:rsid w:val="009C7F7A"/>
    <w:rsid w:val="009E0039"/>
    <w:rsid w:val="009E1D87"/>
    <w:rsid w:val="009F66C4"/>
    <w:rsid w:val="009F6F61"/>
    <w:rsid w:val="00A01F60"/>
    <w:rsid w:val="00A0361D"/>
    <w:rsid w:val="00A044AF"/>
    <w:rsid w:val="00A1319D"/>
    <w:rsid w:val="00A2102A"/>
    <w:rsid w:val="00A21A35"/>
    <w:rsid w:val="00A242B1"/>
    <w:rsid w:val="00A25AFF"/>
    <w:rsid w:val="00A269F8"/>
    <w:rsid w:val="00A4274D"/>
    <w:rsid w:val="00A434FE"/>
    <w:rsid w:val="00A55D42"/>
    <w:rsid w:val="00A56E5B"/>
    <w:rsid w:val="00A63285"/>
    <w:rsid w:val="00A70838"/>
    <w:rsid w:val="00A934F3"/>
    <w:rsid w:val="00AA1D8D"/>
    <w:rsid w:val="00AA2EEE"/>
    <w:rsid w:val="00AB2D69"/>
    <w:rsid w:val="00AB3672"/>
    <w:rsid w:val="00AB6FBC"/>
    <w:rsid w:val="00AC5D50"/>
    <w:rsid w:val="00AC63AF"/>
    <w:rsid w:val="00AF2B84"/>
    <w:rsid w:val="00B11F4C"/>
    <w:rsid w:val="00B2544A"/>
    <w:rsid w:val="00B269F9"/>
    <w:rsid w:val="00B35F5B"/>
    <w:rsid w:val="00B47730"/>
    <w:rsid w:val="00B50489"/>
    <w:rsid w:val="00B74FD3"/>
    <w:rsid w:val="00B879D7"/>
    <w:rsid w:val="00BA1594"/>
    <w:rsid w:val="00BA5AC6"/>
    <w:rsid w:val="00BB1CD1"/>
    <w:rsid w:val="00BB23B6"/>
    <w:rsid w:val="00BB3339"/>
    <w:rsid w:val="00BD1859"/>
    <w:rsid w:val="00BD3E8E"/>
    <w:rsid w:val="00BD5AB5"/>
    <w:rsid w:val="00BD7A3D"/>
    <w:rsid w:val="00BF0C7E"/>
    <w:rsid w:val="00BF3F74"/>
    <w:rsid w:val="00BF7370"/>
    <w:rsid w:val="00BF7DA5"/>
    <w:rsid w:val="00C368DB"/>
    <w:rsid w:val="00C409EC"/>
    <w:rsid w:val="00C44925"/>
    <w:rsid w:val="00C4726F"/>
    <w:rsid w:val="00C6044B"/>
    <w:rsid w:val="00C638B2"/>
    <w:rsid w:val="00C704CE"/>
    <w:rsid w:val="00C7205A"/>
    <w:rsid w:val="00C813F2"/>
    <w:rsid w:val="00C8446D"/>
    <w:rsid w:val="00C8666A"/>
    <w:rsid w:val="00C868A2"/>
    <w:rsid w:val="00C92C3B"/>
    <w:rsid w:val="00C97297"/>
    <w:rsid w:val="00C9779B"/>
    <w:rsid w:val="00CB0664"/>
    <w:rsid w:val="00CB3375"/>
    <w:rsid w:val="00CB3B48"/>
    <w:rsid w:val="00CD509F"/>
    <w:rsid w:val="00CD65CB"/>
    <w:rsid w:val="00CF1B6B"/>
    <w:rsid w:val="00CF4DC4"/>
    <w:rsid w:val="00D062F8"/>
    <w:rsid w:val="00D10F2A"/>
    <w:rsid w:val="00D127A5"/>
    <w:rsid w:val="00D15C90"/>
    <w:rsid w:val="00D219AA"/>
    <w:rsid w:val="00D26286"/>
    <w:rsid w:val="00D30F3E"/>
    <w:rsid w:val="00D3171C"/>
    <w:rsid w:val="00D42962"/>
    <w:rsid w:val="00D46670"/>
    <w:rsid w:val="00D51DA2"/>
    <w:rsid w:val="00D5747E"/>
    <w:rsid w:val="00D57489"/>
    <w:rsid w:val="00D604A5"/>
    <w:rsid w:val="00D634A9"/>
    <w:rsid w:val="00D77DA2"/>
    <w:rsid w:val="00D92FC5"/>
    <w:rsid w:val="00D95072"/>
    <w:rsid w:val="00DB0023"/>
    <w:rsid w:val="00DB0BAE"/>
    <w:rsid w:val="00DB2D60"/>
    <w:rsid w:val="00DB2F68"/>
    <w:rsid w:val="00DB3195"/>
    <w:rsid w:val="00DD2DCF"/>
    <w:rsid w:val="00DE249E"/>
    <w:rsid w:val="00DE6317"/>
    <w:rsid w:val="00DE7A0E"/>
    <w:rsid w:val="00DF08D4"/>
    <w:rsid w:val="00DF4FD3"/>
    <w:rsid w:val="00E10680"/>
    <w:rsid w:val="00E129A3"/>
    <w:rsid w:val="00E13A09"/>
    <w:rsid w:val="00E13E36"/>
    <w:rsid w:val="00E23F73"/>
    <w:rsid w:val="00E5162A"/>
    <w:rsid w:val="00E5276E"/>
    <w:rsid w:val="00E56D70"/>
    <w:rsid w:val="00E741DB"/>
    <w:rsid w:val="00E82D19"/>
    <w:rsid w:val="00E84DA5"/>
    <w:rsid w:val="00E86E01"/>
    <w:rsid w:val="00E914F5"/>
    <w:rsid w:val="00E941E0"/>
    <w:rsid w:val="00E954A9"/>
    <w:rsid w:val="00EA5F8E"/>
    <w:rsid w:val="00EB040F"/>
    <w:rsid w:val="00EB4527"/>
    <w:rsid w:val="00EC2D47"/>
    <w:rsid w:val="00EC72E6"/>
    <w:rsid w:val="00ED175F"/>
    <w:rsid w:val="00EF27FB"/>
    <w:rsid w:val="00F04F87"/>
    <w:rsid w:val="00F07287"/>
    <w:rsid w:val="00F11F85"/>
    <w:rsid w:val="00F16736"/>
    <w:rsid w:val="00F2028A"/>
    <w:rsid w:val="00F227D8"/>
    <w:rsid w:val="00F24CD9"/>
    <w:rsid w:val="00F275AE"/>
    <w:rsid w:val="00F3116D"/>
    <w:rsid w:val="00F40DD9"/>
    <w:rsid w:val="00F50640"/>
    <w:rsid w:val="00F6183C"/>
    <w:rsid w:val="00F6213C"/>
    <w:rsid w:val="00F654D8"/>
    <w:rsid w:val="00F72F33"/>
    <w:rsid w:val="00F80CA5"/>
    <w:rsid w:val="00F90331"/>
    <w:rsid w:val="00F971C5"/>
    <w:rsid w:val="00FA3540"/>
    <w:rsid w:val="00FA7783"/>
    <w:rsid w:val="00FB4A32"/>
    <w:rsid w:val="00FC4EE9"/>
    <w:rsid w:val="00FC693F"/>
    <w:rsid w:val="00FD433E"/>
    <w:rsid w:val="00FE6B40"/>
    <w:rsid w:val="00FF672C"/>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D0713D"/>
  <w14:defaultImageDpi w14:val="300"/>
  <w15:docId w15:val="{82ABB503-78A3-4843-BF96-1126935D9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F6213C"/>
    <w:rPr>
      <w:sz w:val="16"/>
      <w:szCs w:val="16"/>
    </w:rPr>
  </w:style>
  <w:style w:type="paragraph" w:styleId="CommentText">
    <w:name w:val="annotation text"/>
    <w:basedOn w:val="Normal"/>
    <w:link w:val="CommentTextChar"/>
    <w:uiPriority w:val="99"/>
    <w:unhideWhenUsed/>
    <w:rsid w:val="00F6213C"/>
    <w:pPr>
      <w:spacing w:line="240" w:lineRule="auto"/>
    </w:pPr>
    <w:rPr>
      <w:sz w:val="20"/>
      <w:szCs w:val="20"/>
    </w:rPr>
  </w:style>
  <w:style w:type="character" w:customStyle="1" w:styleId="CommentTextChar">
    <w:name w:val="Comment Text Char"/>
    <w:basedOn w:val="DefaultParagraphFont"/>
    <w:link w:val="CommentText"/>
    <w:uiPriority w:val="99"/>
    <w:rsid w:val="00F6213C"/>
    <w:rPr>
      <w:sz w:val="20"/>
      <w:szCs w:val="20"/>
    </w:rPr>
  </w:style>
  <w:style w:type="paragraph" w:styleId="CommentSubject">
    <w:name w:val="annotation subject"/>
    <w:basedOn w:val="CommentText"/>
    <w:next w:val="CommentText"/>
    <w:link w:val="CommentSubjectChar"/>
    <w:uiPriority w:val="99"/>
    <w:semiHidden/>
    <w:unhideWhenUsed/>
    <w:rsid w:val="00F6213C"/>
    <w:rPr>
      <w:b/>
      <w:bCs/>
    </w:rPr>
  </w:style>
  <w:style w:type="character" w:customStyle="1" w:styleId="CommentSubjectChar">
    <w:name w:val="Comment Subject Char"/>
    <w:basedOn w:val="CommentTextChar"/>
    <w:link w:val="CommentSubject"/>
    <w:uiPriority w:val="99"/>
    <w:semiHidden/>
    <w:rsid w:val="00F6213C"/>
    <w:rPr>
      <w:b/>
      <w:bCs/>
      <w:sz w:val="20"/>
      <w:szCs w:val="20"/>
    </w:rPr>
  </w:style>
  <w:style w:type="paragraph" w:styleId="Revision">
    <w:name w:val="Revision"/>
    <w:hidden/>
    <w:uiPriority w:val="99"/>
    <w:semiHidden/>
    <w:rsid w:val="00123A3D"/>
    <w:pPr>
      <w:spacing w:after="0" w:line="240" w:lineRule="auto"/>
    </w:pPr>
  </w:style>
  <w:style w:type="paragraph" w:styleId="NormalWeb">
    <w:name w:val="Normal (Web)"/>
    <w:basedOn w:val="Normal"/>
    <w:uiPriority w:val="99"/>
    <w:unhideWhenUsed/>
    <w:rsid w:val="00594B97"/>
    <w:pPr>
      <w:spacing w:before="100" w:beforeAutospacing="1" w:after="100" w:afterAutospacing="1" w:line="240" w:lineRule="auto"/>
    </w:pPr>
    <w:rPr>
      <w:rFonts w:ascii="Times New Roman" w:eastAsia="Times New Roman" w:hAnsi="Times New Roman" w:cs="Times New Roman"/>
      <w:sz w:val="24"/>
      <w:szCs w:val="24"/>
      <w:lang w:bidi="he-IL"/>
    </w:rPr>
  </w:style>
  <w:style w:type="paragraph" w:customStyle="1" w:styleId="ZBM-Insert-Body">
    <w:name w:val="ZBM-Insert-Body"/>
    <w:basedOn w:val="Normal"/>
    <w:rsid w:val="00C704CE"/>
    <w:pPr>
      <w:spacing w:before="100" w:beforeAutospacing="1" w:after="100" w:afterAutospacing="1" w:line="240" w:lineRule="auto"/>
    </w:pPr>
    <w:rPr>
      <w:rFonts w:ascii="Times New Roman" w:eastAsia="Times New Roman" w:hAnsi="Times New Roman" w:cs="Times New Roman"/>
      <w:sz w:val="24"/>
      <w:szCs w:val="24"/>
      <w:lang w:bidi="he-IL"/>
    </w:rPr>
  </w:style>
  <w:style w:type="character" w:styleId="PlaceholderText">
    <w:name w:val="Placeholder Text"/>
    <w:basedOn w:val="DefaultParagraphFont"/>
    <w:uiPriority w:val="99"/>
    <w:semiHidden/>
    <w:rsid w:val="00C704CE"/>
    <w:rPr>
      <w:color w:val="666666"/>
    </w:rPr>
  </w:style>
  <w:style w:type="character" w:styleId="PageNumber">
    <w:name w:val="page number"/>
    <w:basedOn w:val="DefaultParagraphFont"/>
    <w:uiPriority w:val="99"/>
    <w:semiHidden/>
    <w:unhideWhenUsed/>
    <w:rsid w:val="007024E3"/>
  </w:style>
  <w:style w:type="numbering" w:customStyle="1" w:styleId="CurrentList1">
    <w:name w:val="Current List1"/>
    <w:uiPriority w:val="99"/>
    <w:rsid w:val="00E56D70"/>
    <w:pPr>
      <w:numPr>
        <w:numId w:val="22"/>
      </w:numPr>
    </w:pPr>
  </w:style>
  <w:style w:type="numbering" w:customStyle="1" w:styleId="CurrentList2">
    <w:name w:val="Current List2"/>
    <w:uiPriority w:val="99"/>
    <w:rsid w:val="00E56D70"/>
    <w:pPr>
      <w:numPr>
        <w:numId w:val="23"/>
      </w:numPr>
    </w:pPr>
  </w:style>
  <w:style w:type="numbering" w:customStyle="1" w:styleId="CurrentList3">
    <w:name w:val="Current List3"/>
    <w:uiPriority w:val="99"/>
    <w:rsid w:val="00E56D70"/>
    <w:pPr>
      <w:numPr>
        <w:numId w:val="2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1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23</Pages>
  <Words>7350</Words>
  <Characters>41900</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Gideon Segev</cp:lastModifiedBy>
  <cp:revision>6</cp:revision>
  <cp:lastPrinted>2026-08-17T10:25:00Z</cp:lastPrinted>
  <dcterms:created xsi:type="dcterms:W3CDTF">2026-09-15T23:08:00Z</dcterms:created>
  <dcterms:modified xsi:type="dcterms:W3CDTF">2026-09-18T21:18:00Z</dcterms:modified>
  <cp:category/>
</cp:coreProperties>
</file>